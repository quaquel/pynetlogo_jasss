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C20C7F" w14:textId="77777777" w:rsidR="00686BDE" w:rsidRPr="00404CD8" w:rsidRDefault="00686BDE" w:rsidP="00404CD8">
      <w:pPr>
        <w:pStyle w:val="Title"/>
        <w:rPr>
          <w:rFonts w:ascii="Arial" w:hAnsi="Arial" w:cs="Arial"/>
          <w:lang w:val="en-GB"/>
        </w:rPr>
      </w:pPr>
    </w:p>
    <w:p w14:paraId="0F665EDF" w14:textId="77777777" w:rsidR="00686BDE" w:rsidRDefault="0023160E">
      <w:pPr>
        <w:jc w:val="center"/>
        <w:rPr>
          <w:rFonts w:cs="Arial"/>
          <w:b/>
          <w:sz w:val="36"/>
          <w:lang w:val="en-GB"/>
        </w:rPr>
      </w:pPr>
      <w:proofErr w:type="spellStart"/>
      <w:r>
        <w:rPr>
          <w:rFonts w:cs="Arial"/>
          <w:b/>
          <w:sz w:val="36"/>
          <w:lang w:val="en-GB"/>
        </w:rPr>
        <w:t>p</w:t>
      </w:r>
      <w:r w:rsidR="00F1055B">
        <w:rPr>
          <w:rFonts w:cs="Arial"/>
          <w:b/>
          <w:sz w:val="36"/>
          <w:lang w:val="en-GB"/>
        </w:rPr>
        <w:t>yNetLogo</w:t>
      </w:r>
      <w:proofErr w:type="spellEnd"/>
      <w:r w:rsidR="00F1055B">
        <w:rPr>
          <w:rFonts w:cs="Arial"/>
          <w:b/>
          <w:sz w:val="36"/>
          <w:lang w:val="en-GB"/>
        </w:rPr>
        <w:t xml:space="preserve">: </w:t>
      </w:r>
      <w:r w:rsidR="0061088B">
        <w:rPr>
          <w:rFonts w:cs="Arial"/>
          <w:b/>
          <w:sz w:val="36"/>
          <w:lang w:val="en-GB"/>
        </w:rPr>
        <w:t>Linking</w:t>
      </w:r>
      <w:r w:rsidR="003D2DAC">
        <w:rPr>
          <w:rFonts w:cs="Arial"/>
          <w:b/>
          <w:sz w:val="36"/>
          <w:lang w:val="en-GB"/>
        </w:rPr>
        <w:t xml:space="preserve"> </w:t>
      </w:r>
      <w:proofErr w:type="spellStart"/>
      <w:r w:rsidR="008D3898">
        <w:rPr>
          <w:rFonts w:cs="Arial"/>
          <w:b/>
          <w:sz w:val="36"/>
          <w:lang w:val="en-GB"/>
        </w:rPr>
        <w:t>NetLogo</w:t>
      </w:r>
      <w:proofErr w:type="spellEnd"/>
      <w:r w:rsidR="008D3898">
        <w:rPr>
          <w:rFonts w:cs="Arial"/>
          <w:b/>
          <w:sz w:val="36"/>
          <w:lang w:val="en-GB"/>
        </w:rPr>
        <w:t xml:space="preserve"> with Python</w:t>
      </w:r>
    </w:p>
    <w:p w14:paraId="655258B7" w14:textId="77777777" w:rsidR="00686BDE" w:rsidRPr="00FD7A17" w:rsidRDefault="00686BDE">
      <w:pPr>
        <w:rPr>
          <w:rFonts w:cs="Arial"/>
          <w:lang w:val="en-GB"/>
        </w:rPr>
      </w:pPr>
    </w:p>
    <w:p w14:paraId="23225E2B" w14:textId="77777777" w:rsidR="00653291" w:rsidRPr="00FD7A17" w:rsidRDefault="00653291" w:rsidP="00653291">
      <w:pPr>
        <w:rPr>
          <w:rFonts w:cs="Arial"/>
          <w:lang w:val="en-GB"/>
        </w:rPr>
      </w:pPr>
    </w:p>
    <w:p w14:paraId="78834A7F" w14:textId="77777777" w:rsidR="00653291" w:rsidRPr="00404CD8" w:rsidRDefault="00653291" w:rsidP="00653291">
      <w:pPr>
        <w:jc w:val="center"/>
        <w:rPr>
          <w:rFonts w:cs="Arial"/>
          <w:b/>
          <w:lang w:val="nl-NL"/>
        </w:rPr>
      </w:pPr>
      <w:r w:rsidRPr="00404CD8">
        <w:rPr>
          <w:rFonts w:cs="Arial"/>
          <w:b/>
          <w:lang w:val="nl-NL"/>
        </w:rPr>
        <w:t>Mar</w:t>
      </w:r>
      <w:r>
        <w:rPr>
          <w:rFonts w:cs="Arial"/>
          <w:b/>
          <w:lang w:val="nl-NL"/>
        </w:rPr>
        <w:t xml:space="preserve">c Jaxa-Rozen, </w:t>
      </w:r>
      <w:r w:rsidRPr="00404CD8">
        <w:rPr>
          <w:rFonts w:cs="Arial"/>
          <w:b/>
          <w:lang w:val="nl-NL"/>
        </w:rPr>
        <w:t>Jan H. Kwakkel</w:t>
      </w:r>
    </w:p>
    <w:p w14:paraId="5FCDD0C9" w14:textId="77777777" w:rsidR="00653291" w:rsidRPr="007551F1" w:rsidRDefault="00653291" w:rsidP="00653291">
      <w:pPr>
        <w:jc w:val="center"/>
        <w:rPr>
          <w:rFonts w:cs="Arial"/>
          <w:lang w:val="nl-NL"/>
        </w:rPr>
      </w:pPr>
    </w:p>
    <w:p w14:paraId="75CFA986" w14:textId="77777777" w:rsidR="00653291" w:rsidRDefault="00653291" w:rsidP="00653291">
      <w:pPr>
        <w:jc w:val="center"/>
        <w:rPr>
          <w:rFonts w:cs="Arial"/>
          <w:b/>
          <w:spacing w:val="-2"/>
          <w:lang w:val="en-GB"/>
        </w:rPr>
      </w:pPr>
      <w:r w:rsidRPr="00404CD8">
        <w:rPr>
          <w:rFonts w:cs="Arial"/>
          <w:i/>
          <w:lang w:val="en-GB"/>
        </w:rPr>
        <w:t>Faculty of Technology, Policy and Management, Delft University of Technology</w:t>
      </w:r>
    </w:p>
    <w:p w14:paraId="3AA77935" w14:textId="77777777" w:rsidR="00653291" w:rsidRDefault="00653291" w:rsidP="00032C92">
      <w:pPr>
        <w:rPr>
          <w:rFonts w:cs="Arial"/>
          <w:b/>
          <w:spacing w:val="-2"/>
          <w:lang w:val="en-GB"/>
        </w:rPr>
      </w:pPr>
    </w:p>
    <w:p w14:paraId="45E1C616" w14:textId="77777777" w:rsidR="00032C92" w:rsidRPr="00CB15A2" w:rsidRDefault="00686BDE" w:rsidP="00032C92">
      <w:pPr>
        <w:rPr>
          <w:rFonts w:cs="Arial"/>
          <w:spacing w:val="-2"/>
        </w:rPr>
      </w:pPr>
      <w:r w:rsidRPr="00CB15A2">
        <w:rPr>
          <w:rFonts w:cs="Arial"/>
          <w:b/>
          <w:spacing w:val="-2"/>
          <w:lang w:val="en-GB"/>
        </w:rPr>
        <w:t>Abstract:</w:t>
      </w:r>
      <w:r w:rsidR="00E87CB1">
        <w:rPr>
          <w:rFonts w:cs="Arial"/>
          <w:spacing w:val="-2"/>
          <w:lang w:val="en-GB"/>
        </w:rPr>
        <w:t xml:space="preserve"> </w:t>
      </w:r>
      <w:r w:rsidR="00B15F6D">
        <w:rPr>
          <w:rFonts w:cs="Arial"/>
          <w:spacing w:val="-2"/>
          <w:lang w:val="en-GB"/>
        </w:rPr>
        <w:t xml:space="preserve">Methods for </w:t>
      </w:r>
      <w:r w:rsidR="004E2B61">
        <w:rPr>
          <w:rFonts w:cs="Arial"/>
          <w:spacing w:val="-2"/>
          <w:lang w:val="en-GB"/>
        </w:rPr>
        <w:t xml:space="preserve">testing and </w:t>
      </w:r>
      <w:proofErr w:type="spellStart"/>
      <w:r w:rsidR="004E2B61">
        <w:rPr>
          <w:rFonts w:cs="Arial"/>
          <w:spacing w:val="-2"/>
          <w:lang w:val="en-GB"/>
        </w:rPr>
        <w:t>analyzing</w:t>
      </w:r>
      <w:proofErr w:type="spellEnd"/>
      <w:r w:rsidR="00B15F6D">
        <w:rPr>
          <w:rFonts w:cs="Arial"/>
          <w:spacing w:val="-2"/>
          <w:lang w:val="en-GB"/>
        </w:rPr>
        <w:t xml:space="preserve"> </w:t>
      </w:r>
      <w:r w:rsidR="00C216A9">
        <w:rPr>
          <w:rFonts w:cs="Arial"/>
          <w:spacing w:val="-2"/>
          <w:lang w:val="en-GB"/>
        </w:rPr>
        <w:t xml:space="preserve">agent-based </w:t>
      </w:r>
      <w:r w:rsidR="00E87CB1">
        <w:rPr>
          <w:rFonts w:cs="Arial"/>
          <w:spacing w:val="-2"/>
          <w:lang w:val="en-GB"/>
        </w:rPr>
        <w:t>models</w:t>
      </w:r>
      <w:r w:rsidR="00B15F6D">
        <w:rPr>
          <w:rFonts w:cs="Arial"/>
          <w:spacing w:val="-2"/>
          <w:lang w:val="en-GB"/>
        </w:rPr>
        <w:t xml:space="preserve"> have</w:t>
      </w:r>
      <w:r w:rsidR="00C216A9">
        <w:rPr>
          <w:rFonts w:cs="Arial"/>
          <w:spacing w:val="-2"/>
          <w:lang w:val="en-GB"/>
        </w:rPr>
        <w:t xml:space="preserve"> drawn increasing attention</w:t>
      </w:r>
      <w:r w:rsidR="00E87CB1">
        <w:rPr>
          <w:rFonts w:cs="Arial"/>
          <w:spacing w:val="-2"/>
          <w:lang w:val="en-GB"/>
        </w:rPr>
        <w:t xml:space="preserve"> in the literature, in the context of efforts to establish standard frameworks for </w:t>
      </w:r>
      <w:r w:rsidR="00EC3F17">
        <w:rPr>
          <w:rFonts w:cs="Arial"/>
          <w:spacing w:val="-2"/>
          <w:lang w:val="en-GB"/>
        </w:rPr>
        <w:t xml:space="preserve">the </w:t>
      </w:r>
      <w:r w:rsidR="00B15F6D">
        <w:rPr>
          <w:rFonts w:cs="Arial"/>
          <w:spacing w:val="-2"/>
          <w:lang w:val="en-GB"/>
        </w:rPr>
        <w:t>development and documentation</w:t>
      </w:r>
      <w:r w:rsidR="00EC3F17">
        <w:rPr>
          <w:rFonts w:cs="Arial"/>
          <w:spacing w:val="-2"/>
          <w:lang w:val="en-GB"/>
        </w:rPr>
        <w:t xml:space="preserve"> of models</w:t>
      </w:r>
      <w:r w:rsidR="00B15F6D">
        <w:rPr>
          <w:rFonts w:cs="Arial"/>
          <w:spacing w:val="-2"/>
          <w:lang w:val="en-GB"/>
        </w:rPr>
        <w:t xml:space="preserve">. This process can </w:t>
      </w:r>
      <w:r w:rsidR="00B15F6D" w:rsidRPr="004E2B61">
        <w:rPr>
          <w:rFonts w:cs="Arial"/>
          <w:spacing w:val="-2"/>
        </w:rPr>
        <w:t>benefit</w:t>
      </w:r>
      <w:r w:rsidR="00B15F6D">
        <w:rPr>
          <w:rFonts w:cs="Arial"/>
          <w:spacing w:val="-2"/>
          <w:lang w:val="en-GB"/>
        </w:rPr>
        <w:t xml:space="preserve"> from the use of established software environments for data analysis and visualization. For instance, the popular </w:t>
      </w:r>
      <w:proofErr w:type="spellStart"/>
      <w:r w:rsidR="00B15F6D">
        <w:rPr>
          <w:rFonts w:cs="Arial"/>
          <w:spacing w:val="-2"/>
          <w:lang w:val="en-GB"/>
        </w:rPr>
        <w:t>NetLogo</w:t>
      </w:r>
      <w:proofErr w:type="spellEnd"/>
      <w:r w:rsidR="00B15F6D">
        <w:rPr>
          <w:rFonts w:cs="Arial"/>
          <w:spacing w:val="-2"/>
          <w:lang w:val="en-GB"/>
        </w:rPr>
        <w:t xml:space="preserve"> agent-based modelling </w:t>
      </w:r>
      <w:r w:rsidR="004E2B61">
        <w:rPr>
          <w:rFonts w:cs="Arial"/>
          <w:spacing w:val="-2"/>
          <w:lang w:val="en-GB"/>
        </w:rPr>
        <w:t>software</w:t>
      </w:r>
      <w:r w:rsidR="00B15F6D">
        <w:rPr>
          <w:rFonts w:cs="Arial"/>
          <w:spacing w:val="-2"/>
          <w:lang w:val="en-GB"/>
        </w:rPr>
        <w:t xml:space="preserve"> can be interfaced with Mathematica and R</w:t>
      </w:r>
      <w:r w:rsidR="004E2B61">
        <w:rPr>
          <w:rFonts w:cs="Arial"/>
          <w:spacing w:val="-2"/>
          <w:lang w:val="en-GB"/>
        </w:rPr>
        <w:t xml:space="preserve">, letting </w:t>
      </w:r>
      <w:r w:rsidR="00EC3F17">
        <w:rPr>
          <w:rFonts w:cs="Arial"/>
          <w:spacing w:val="-2"/>
          <w:lang w:val="en-GB"/>
        </w:rPr>
        <w:t>modellers</w:t>
      </w:r>
      <w:r w:rsidR="004E2B61">
        <w:rPr>
          <w:rFonts w:cs="Arial"/>
          <w:spacing w:val="-2"/>
          <w:lang w:val="en-GB"/>
        </w:rPr>
        <w:t xml:space="preserve"> use the advanced analysis capabilities available in these programming languages</w:t>
      </w:r>
      <w:r w:rsidR="00B15F6D">
        <w:rPr>
          <w:rFonts w:cs="Arial"/>
          <w:spacing w:val="-2"/>
          <w:lang w:val="en-GB"/>
        </w:rPr>
        <w:t>. To</w:t>
      </w:r>
      <w:r w:rsidR="004E2B61">
        <w:rPr>
          <w:rFonts w:cs="Arial"/>
          <w:spacing w:val="-2"/>
          <w:lang w:val="en-GB"/>
        </w:rPr>
        <w:t xml:space="preserve"> extend these capabilities to an additional </w:t>
      </w:r>
      <w:r w:rsidR="00B15F6D">
        <w:rPr>
          <w:rFonts w:cs="Arial"/>
          <w:spacing w:val="-2"/>
          <w:lang w:val="en-GB"/>
        </w:rPr>
        <w:t xml:space="preserve">user base, this paper presents the </w:t>
      </w:r>
      <w:proofErr w:type="spellStart"/>
      <w:r w:rsidR="00B15F6D">
        <w:rPr>
          <w:rFonts w:cs="Arial"/>
          <w:spacing w:val="-2"/>
          <w:lang w:val="en-GB"/>
        </w:rPr>
        <w:t>pyNetLogo</w:t>
      </w:r>
      <w:proofErr w:type="spellEnd"/>
      <w:r w:rsidR="00B15F6D">
        <w:rPr>
          <w:rFonts w:cs="Arial"/>
          <w:spacing w:val="-2"/>
          <w:lang w:val="en-GB"/>
        </w:rPr>
        <w:t xml:space="preserve"> connector, which </w:t>
      </w:r>
      <w:r w:rsidR="004E2B61">
        <w:rPr>
          <w:rFonts w:cs="Arial"/>
          <w:spacing w:val="-2"/>
          <w:lang w:val="en-GB"/>
        </w:rPr>
        <w:t xml:space="preserve">allows </w:t>
      </w:r>
      <w:proofErr w:type="spellStart"/>
      <w:r w:rsidR="004E2B61">
        <w:rPr>
          <w:rFonts w:cs="Arial"/>
          <w:spacing w:val="-2"/>
          <w:lang w:val="en-GB"/>
        </w:rPr>
        <w:t>NetLogo</w:t>
      </w:r>
      <w:proofErr w:type="spellEnd"/>
      <w:r w:rsidR="004E2B61">
        <w:rPr>
          <w:rFonts w:cs="Arial"/>
          <w:spacing w:val="-2"/>
          <w:lang w:val="en-GB"/>
        </w:rPr>
        <w:t xml:space="preserve"> to be controlled </w:t>
      </w:r>
      <w:r w:rsidR="00EC3F17">
        <w:rPr>
          <w:rFonts w:cs="Arial"/>
          <w:spacing w:val="-2"/>
          <w:lang w:val="en-GB"/>
        </w:rPr>
        <w:t>from</w:t>
      </w:r>
      <w:r w:rsidR="004E2B61">
        <w:rPr>
          <w:rFonts w:cs="Arial"/>
          <w:spacing w:val="-2"/>
          <w:lang w:val="en-GB"/>
        </w:rPr>
        <w:t xml:space="preserve"> t</w:t>
      </w:r>
      <w:r w:rsidR="00B15F6D">
        <w:rPr>
          <w:rFonts w:cs="Arial"/>
          <w:spacing w:val="-2"/>
          <w:lang w:val="en-GB"/>
        </w:rPr>
        <w:t>he Python general-purpose programming language. Given Python’s increasing popularity for scientific computing, this provides additional flexibility for modellers and analysts</w:t>
      </w:r>
      <w:r w:rsidR="004E2B61">
        <w:rPr>
          <w:rFonts w:cs="Arial"/>
          <w:spacing w:val="-2"/>
          <w:lang w:val="en-GB"/>
        </w:rPr>
        <w:t xml:space="preserve">. </w:t>
      </w:r>
      <w:proofErr w:type="spellStart"/>
      <w:r w:rsidR="004E2B61">
        <w:rPr>
          <w:rFonts w:cs="Arial"/>
          <w:spacing w:val="-2"/>
          <w:lang w:val="en-GB"/>
        </w:rPr>
        <w:t>PyNetLogo’s</w:t>
      </w:r>
      <w:proofErr w:type="spellEnd"/>
      <w:r w:rsidR="004E2B61">
        <w:rPr>
          <w:rFonts w:cs="Arial"/>
          <w:spacing w:val="-2"/>
          <w:lang w:val="en-GB"/>
        </w:rPr>
        <w:t xml:space="preserve"> features are demonstrated by controlling one of </w:t>
      </w:r>
      <w:proofErr w:type="spellStart"/>
      <w:r w:rsidR="004E2B61">
        <w:rPr>
          <w:rFonts w:cs="Arial"/>
          <w:spacing w:val="-2"/>
          <w:lang w:val="en-GB"/>
        </w:rPr>
        <w:t>NetLogo’s</w:t>
      </w:r>
      <w:proofErr w:type="spellEnd"/>
      <w:r w:rsidR="004E2B61">
        <w:rPr>
          <w:rFonts w:cs="Arial"/>
          <w:spacing w:val="-2"/>
          <w:lang w:val="en-GB"/>
        </w:rPr>
        <w:t xml:space="preserve"> example models from an interactive Python environment, then performing a global sensitivity analysis with parallel processing.</w:t>
      </w:r>
    </w:p>
    <w:p w14:paraId="0179200C" w14:textId="77777777" w:rsidR="00686BDE" w:rsidRPr="00032C92" w:rsidRDefault="00686BDE">
      <w:pPr>
        <w:rPr>
          <w:rFonts w:cs="Arial"/>
        </w:rPr>
      </w:pPr>
    </w:p>
    <w:p w14:paraId="1ECF2EF9" w14:textId="77777777" w:rsidR="00686BDE" w:rsidRPr="00FD7A17" w:rsidRDefault="00686BDE">
      <w:pPr>
        <w:rPr>
          <w:rFonts w:cs="Arial"/>
          <w:lang w:val="en-GB"/>
        </w:rPr>
      </w:pPr>
    </w:p>
    <w:p w14:paraId="0D49CC4B" w14:textId="77777777" w:rsidR="00686BDE" w:rsidRPr="00FD7A17" w:rsidRDefault="00686BDE" w:rsidP="00686BDE">
      <w:pPr>
        <w:rPr>
          <w:rFonts w:cs="Arial"/>
          <w:b/>
          <w:i/>
          <w:lang w:val="en-GB"/>
        </w:rPr>
      </w:pPr>
      <w:r w:rsidRPr="00FD7A17">
        <w:rPr>
          <w:rFonts w:cs="Arial"/>
          <w:b/>
          <w:i/>
          <w:lang w:val="en-GB"/>
        </w:rPr>
        <w:t>Keywords</w:t>
      </w:r>
      <w:r w:rsidRPr="00FD7A17">
        <w:rPr>
          <w:rFonts w:cs="Arial"/>
          <w:i/>
          <w:lang w:val="en-GB"/>
        </w:rPr>
        <w:t xml:space="preserve">: </w:t>
      </w:r>
      <w:r w:rsidR="00B15F6D">
        <w:rPr>
          <w:rFonts w:cs="Arial"/>
          <w:lang w:val="en-GB"/>
        </w:rPr>
        <w:t>agent-based modelling</w:t>
      </w:r>
      <w:r w:rsidR="00404CD8">
        <w:rPr>
          <w:rFonts w:cs="Arial"/>
          <w:lang w:val="en-GB"/>
        </w:rPr>
        <w:t xml:space="preserve">; </w:t>
      </w:r>
      <w:proofErr w:type="spellStart"/>
      <w:r w:rsidR="008D3898">
        <w:rPr>
          <w:rFonts w:cs="Arial"/>
          <w:lang w:val="en-GB"/>
        </w:rPr>
        <w:t>NetLogo</w:t>
      </w:r>
      <w:proofErr w:type="spellEnd"/>
      <w:r w:rsidR="008D3898">
        <w:rPr>
          <w:rFonts w:cs="Arial"/>
          <w:lang w:val="en-GB"/>
        </w:rPr>
        <w:t>; Python</w:t>
      </w:r>
    </w:p>
    <w:p w14:paraId="632F2350" w14:textId="77777777" w:rsidR="00686BDE" w:rsidRPr="002F1CB5" w:rsidRDefault="00686BDE" w:rsidP="00686BDE">
      <w:pPr>
        <w:rPr>
          <w:rFonts w:cs="Arial"/>
          <w:b/>
          <w:i/>
          <w:szCs w:val="24"/>
          <w:lang w:val="en-GB"/>
        </w:rPr>
      </w:pPr>
    </w:p>
    <w:p w14:paraId="226A8FE4" w14:textId="77777777" w:rsidR="005B69EE" w:rsidRDefault="005B69EE" w:rsidP="00686BDE">
      <w:pPr>
        <w:rPr>
          <w:rFonts w:cs="Arial"/>
          <w:b/>
          <w:i/>
          <w:lang w:val="en-GB"/>
        </w:rPr>
      </w:pPr>
    </w:p>
    <w:p w14:paraId="6D1ED51F" w14:textId="77777777" w:rsidR="00547A60" w:rsidRDefault="00547A60">
      <w:pPr>
        <w:rPr>
          <w:rFonts w:cs="Arial"/>
          <w:b/>
          <w:sz w:val="18"/>
          <w:szCs w:val="18"/>
          <w:lang w:val="en-GB"/>
        </w:rPr>
      </w:pPr>
      <w:r>
        <w:rPr>
          <w:rFonts w:cs="Arial"/>
          <w:b/>
          <w:sz w:val="18"/>
          <w:szCs w:val="18"/>
          <w:lang w:val="en-GB"/>
        </w:rPr>
        <w:br w:type="page"/>
      </w:r>
    </w:p>
    <w:p w14:paraId="52E30869" w14:textId="77777777" w:rsidR="00686BDE" w:rsidRPr="004D6278" w:rsidRDefault="00404CD8" w:rsidP="004D6278">
      <w:pPr>
        <w:rPr>
          <w:rFonts w:cs="Arial"/>
          <w:b/>
          <w:lang w:val="en-GB"/>
        </w:rPr>
      </w:pPr>
      <w:r w:rsidRPr="004D6278">
        <w:rPr>
          <w:rFonts w:cs="Arial"/>
          <w:b/>
          <w:lang w:val="en-GB"/>
        </w:rPr>
        <w:lastRenderedPageBreak/>
        <w:t>INTRODUCTION</w:t>
      </w:r>
    </w:p>
    <w:p w14:paraId="6AC6919D" w14:textId="77777777" w:rsidR="00686BDE" w:rsidRPr="00FD7A17" w:rsidRDefault="00686BDE">
      <w:pPr>
        <w:jc w:val="center"/>
        <w:rPr>
          <w:rFonts w:cs="Arial"/>
          <w:lang w:val="en-GB"/>
        </w:rPr>
      </w:pPr>
    </w:p>
    <w:p w14:paraId="5ECD1C55" w14:textId="77777777" w:rsidR="00B24702" w:rsidRDefault="00736F32" w:rsidP="00547A60">
      <w:pPr>
        <w:spacing w:line="276" w:lineRule="auto"/>
        <w:rPr>
          <w:rFonts w:cs="Arial"/>
        </w:rPr>
      </w:pPr>
      <w:r>
        <w:rPr>
          <w:rFonts w:cs="Arial"/>
        </w:rPr>
        <w:t xml:space="preserve">Agent-based </w:t>
      </w:r>
      <w:r w:rsidR="009A5897">
        <w:rPr>
          <w:rFonts w:cs="Arial"/>
        </w:rPr>
        <w:t>models (ABMs) are</w:t>
      </w:r>
      <w:r>
        <w:rPr>
          <w:rFonts w:cs="Arial"/>
        </w:rPr>
        <w:t xml:space="preserve"> a well-establis</w:t>
      </w:r>
      <w:r w:rsidR="00A02618">
        <w:rPr>
          <w:rFonts w:cs="Arial"/>
        </w:rPr>
        <w:t xml:space="preserve">hed </w:t>
      </w:r>
      <w:r w:rsidR="002F0E30">
        <w:rPr>
          <w:rFonts w:cs="Arial"/>
        </w:rPr>
        <w:t>method</w:t>
      </w:r>
      <w:r w:rsidR="00A02618">
        <w:rPr>
          <w:rFonts w:cs="Arial"/>
        </w:rPr>
        <w:t xml:space="preserve"> for the study of </w:t>
      </w:r>
      <w:r w:rsidR="001369EC">
        <w:rPr>
          <w:rFonts w:cs="Arial"/>
        </w:rPr>
        <w:t xml:space="preserve">complex adaptive </w:t>
      </w:r>
      <w:r w:rsidR="00457374">
        <w:rPr>
          <w:rFonts w:cs="Arial"/>
        </w:rPr>
        <w:t>systems</w:t>
      </w:r>
      <w:r w:rsidR="001369EC">
        <w:rPr>
          <w:rFonts w:cs="Arial"/>
        </w:rPr>
        <w:t>,</w:t>
      </w:r>
      <w:r w:rsidR="005F551B">
        <w:rPr>
          <w:rFonts w:cs="Arial"/>
        </w:rPr>
        <w:t xml:space="preserve"> </w:t>
      </w:r>
      <w:r w:rsidR="00312C85">
        <w:rPr>
          <w:rFonts w:cs="Arial"/>
        </w:rPr>
        <w:t xml:space="preserve">in </w:t>
      </w:r>
      <w:r w:rsidR="003F69B1">
        <w:rPr>
          <w:rFonts w:cs="Arial"/>
        </w:rPr>
        <w:t>which</w:t>
      </w:r>
      <w:r w:rsidR="00A02618">
        <w:rPr>
          <w:rFonts w:cs="Arial"/>
        </w:rPr>
        <w:t xml:space="preserve"> the interactions of heterogeneous entities </w:t>
      </w:r>
      <w:r w:rsidR="00F83B4E">
        <w:rPr>
          <w:rFonts w:cs="Arial"/>
        </w:rPr>
        <w:t xml:space="preserve">yield </w:t>
      </w:r>
      <w:r w:rsidR="001369EC">
        <w:rPr>
          <w:rFonts w:cs="Arial"/>
        </w:rPr>
        <w:t>emergent</w:t>
      </w:r>
      <w:r w:rsidR="00A02618">
        <w:rPr>
          <w:rFonts w:cs="Arial"/>
        </w:rPr>
        <w:t xml:space="preserve"> large-scale behaviors</w:t>
      </w:r>
      <w:r w:rsidR="003F69B1">
        <w:rPr>
          <w:rFonts w:cs="Arial"/>
        </w:rPr>
        <w:t xml:space="preserve">. </w:t>
      </w:r>
      <w:r w:rsidR="00A02618">
        <w:rPr>
          <w:rFonts w:cs="Arial"/>
        </w:rPr>
        <w:t xml:space="preserve">As such, </w:t>
      </w:r>
      <w:r w:rsidR="00EA3C2B">
        <w:rPr>
          <w:rFonts w:cs="Arial"/>
        </w:rPr>
        <w:t xml:space="preserve">this </w:t>
      </w:r>
      <w:r w:rsidR="002F0E30">
        <w:rPr>
          <w:rFonts w:cs="Arial"/>
        </w:rPr>
        <w:t>approach</w:t>
      </w:r>
      <w:r w:rsidR="00EA3C2B">
        <w:rPr>
          <w:rFonts w:cs="Arial"/>
        </w:rPr>
        <w:t xml:space="preserve"> has been applied</w:t>
      </w:r>
      <w:r w:rsidR="00312C85">
        <w:rPr>
          <w:rFonts w:cs="Arial"/>
        </w:rPr>
        <w:t xml:space="preserve"> across</w:t>
      </w:r>
      <w:r w:rsidR="00586D55">
        <w:rPr>
          <w:rFonts w:cs="Arial"/>
        </w:rPr>
        <w:t xml:space="preserve"> a wide variety of</w:t>
      </w:r>
      <w:r w:rsidR="00312C85">
        <w:rPr>
          <w:rFonts w:cs="Arial"/>
        </w:rPr>
        <w:t xml:space="preserve"> fields such as economics, ecology</w:t>
      </w:r>
      <w:r w:rsidR="00A929A8">
        <w:rPr>
          <w:rFonts w:cs="Arial"/>
        </w:rPr>
        <w:t>,</w:t>
      </w:r>
      <w:r w:rsidR="00312C85">
        <w:rPr>
          <w:rFonts w:cs="Arial"/>
        </w:rPr>
        <w:t xml:space="preserve"> or socio-technical systems </w:t>
      </w:r>
      <w:r w:rsidR="00312C85">
        <w:rPr>
          <w:rFonts w:cs="Arial"/>
        </w:rPr>
        <w:fldChar w:fldCharType="begin"/>
      </w:r>
      <w:r w:rsidR="00EE5894">
        <w:rPr>
          <w:rFonts w:cs="Arial"/>
        </w:rPr>
        <w:instrText xml:space="preserve"> ADDIN ZOTERO_ITEM CSL_CITATION {"citationID":"kvpi45cb0","properties":{"unsorted":true,"formattedCitation":"(Tesfatsion &amp; Judd, 2006; Grimm &amp; Railsback, 2012; Nikolic, Dam, &amp; Kasmire, 2013)","plainCitation":"(Tesfatsion &amp; Judd, 2006; Grimm &amp; Railsback, 2012; Nikolic, Dam, &amp; Kasmire, 2013)"},"citationItems":[{"id":994,"uris":["http://zotero.org/users/2226826/items/T48J45BQ"],"uri":["http://zotero.org/users/2226826/items/T48J45BQ"],"itemData":{"id":994,"type":"chapter","title":"Preface","container-title":"Handbook of Computational Economics","publisher":"Elsevier","page":"xi-xv","volume":"2","source":"ScienceDirect","abstract":"The explosive growth in computer power over the past several decades offers new tools and opportunities for economists. This second volume of the Handbook of Computational Economics focuses on agent-based computational economics (ACE), a computationally intensive method for developing and exploring new kinds of economic models. ACE is the computational study of economic processes modeled as dynamic systems of interacting agents who do not necessarily possess perfect rationality and information. Whereas standard economic models tend to stress equilibria, ACE models stress economic processes, local interactions among traders and other economic agents, and out-of-equilibrium dynamics that may or may not lead to equilibria in the long run. Whereas standard economic models require a careful consideration of equilibrium properties, ACE models require detailed specifications of structural conditions, institutional arrangements, and behavioral dispositions.","URL":"http://www.sciencedirect.com/science/article/pii/S1574002105020393","author":[{"family":"Tesfatsion","given":"Leigh"},{"family":"Judd","given":"Kenneth L."}],"editor":[{"family":"Judd","given":"L. Tesfatsion and K. L."}],"issued":{"date-parts":[["2006"]]},"accessed":{"date-parts":[["2015",1,14]]}}},{"id":1714,"uris":["http://zotero.org/users/2226826/items/ITM8TK6U"],"uri":["http://zotero.org/users/2226826/items/ITM8TK6U"],"itemData":{"id":1714,"type":"article-journal","title":"Pattern-oriented modelling: a ‘multi-scope’ for predictive systems ecology","container-title":"Philosophical Transactions of the Royal Society of London B: Biological Sciences","page":"298-310","volume":"367","issue":"1586","source":"rstb.royalsocietypublishing.org","abstract":"Modern ecology recognizes that modelling systems across scales and at multiple levels—especially to link population and ecosystem dynamics to individual adaptive behaviour—is essential for making the science predictive. ‘Pattern-oriented modelling’ (POM) is a strategy for doing just this. POM is the multi-criteria design, selection and calibration of models of complex systems. POM starts with identifying a set of patterns observed at multiple scales and levels that characterize a system with respect to the particular problem being modelled; a model from which the patterns emerge should contain the right mechanisms to address the problem. These patterns are then used to (i) determine what scales, entities, variables and processes the model needs, (ii) test and select submodels to represent key low-level processes such as adaptive behaviour, and (iii) find useful parameter values during calibration. Patterns are already often used in these ways, but a mini-review of applications of POM confirms that making the selection and use of patterns more explicit and rigorous can facilitate the development of models with the right level of complexity to understand ecological systems and predict their response to novel conditions.","DOI":"10.1098/rstb.2011.0180","ISSN":"0962-8436, 1471-2970","note":"PMID: 22144392","shortTitle":"Pattern-oriented modelling","language":"en","author":[{"family":"Grimm","given":"Volker"},{"family":"Railsback","given":"Steven F."}],"issued":{"date-parts":[["2012",1,19]]}}},{"id":1540,"uris":["http://zotero.org/users/2226826/items/K8K48G2D"],"uri":["http://zotero.org/users/2226826/items/K8K48G2D"],"itemData":{"id":1540,"type":"chapter","title":"Practice","container-title":"Agent-Based Modelling of Socio-Technical Systems","collection-title":"Agent-Based Social Systems","collection-number":"9","publisher":"Springer Netherlands","page":"73-137","source":"link.springer.com","abstract":"Having explored the theory of complex adaptive systems and agent-based modelling, resulting in theoretical foundations of important concepts such as socio-technical system, complexity, and agent, this theory can now be put into practice. This chapter introduces ten steps for creating an agent-based model of a socio-technical system. From the early and inherently ambiguous stages of agreeing what exactly we are interested in, through formalisation and implementation all the way to setting up and presentating detailed experimental analysis, detailed instructions for each step are provided. Examples drawn from published models and recommendations for procedures and tools are given, allowing the reader to start developing their own models.","URL":"http://link.springer.com/chapter/10.1007/978-94-007-4933-7_3","ISBN":"978-94-007-4932-0","language":"en","author":[{"family":"Nikolic","given":"I."},{"family":"Dam","given":"K. H.","dropping-particle":"van"},{"family":"Kasmire","given":"J."}],"editor":[{"family":"Dam","given":"Koen H.","dropping-particle":"van"},{"family":"Nikolic","given":"Igor"},{"family":"Lukszo","given":"Zofia"}],"issued":{"date-parts":[["2013"]]},"accessed":{"date-parts":[["2015",4,13]]}}}],"schema":"https://github.com/citation-style-language/schema/raw/master/csl-citation.json"} </w:instrText>
      </w:r>
      <w:r w:rsidR="00312C85">
        <w:rPr>
          <w:rFonts w:cs="Arial"/>
        </w:rPr>
        <w:fldChar w:fldCharType="separate"/>
      </w:r>
      <w:r w:rsidR="00312C85" w:rsidRPr="00167E8F">
        <w:rPr>
          <w:rFonts w:cs="Arial"/>
        </w:rPr>
        <w:t>(</w:t>
      </w:r>
      <w:r w:rsidR="00312C85">
        <w:rPr>
          <w:rFonts w:cs="Arial"/>
        </w:rPr>
        <w:t xml:space="preserve">e.g. </w:t>
      </w:r>
      <w:r w:rsidR="00312C85" w:rsidRPr="00167E8F">
        <w:rPr>
          <w:rFonts w:cs="Arial"/>
        </w:rPr>
        <w:t>Tesfatsion &amp; Judd 2006; Grimm &amp; Railsback 2012; Nikolic, Dam, &amp; Kasmire</w:t>
      </w:r>
      <w:r w:rsidR="00A92D7A">
        <w:rPr>
          <w:rFonts w:cs="Arial"/>
        </w:rPr>
        <w:t xml:space="preserve"> </w:t>
      </w:r>
      <w:r w:rsidR="00312C85" w:rsidRPr="00167E8F">
        <w:rPr>
          <w:rFonts w:cs="Arial"/>
        </w:rPr>
        <w:t>2013)</w:t>
      </w:r>
      <w:r w:rsidR="00312C85">
        <w:rPr>
          <w:rFonts w:cs="Arial"/>
        </w:rPr>
        <w:fldChar w:fldCharType="end"/>
      </w:r>
      <w:r w:rsidR="00312C85">
        <w:rPr>
          <w:rFonts w:cs="Arial"/>
        </w:rPr>
        <w:t>.</w:t>
      </w:r>
    </w:p>
    <w:p w14:paraId="7DC4E315" w14:textId="77777777" w:rsidR="00B24702" w:rsidRDefault="00B24702" w:rsidP="00547A60">
      <w:pPr>
        <w:spacing w:line="276" w:lineRule="auto"/>
        <w:rPr>
          <w:rFonts w:cs="Arial"/>
        </w:rPr>
      </w:pPr>
    </w:p>
    <w:p w14:paraId="0548A6A7" w14:textId="77777777" w:rsidR="00A02618" w:rsidRDefault="00E87CB1" w:rsidP="00547A60">
      <w:pPr>
        <w:spacing w:line="276" w:lineRule="auto"/>
        <w:rPr>
          <w:rFonts w:cs="Arial"/>
        </w:rPr>
      </w:pPr>
      <w:bookmarkStart w:id="0" w:name="_Hlk497483385"/>
      <w:r>
        <w:rPr>
          <w:rFonts w:cs="Arial"/>
        </w:rPr>
        <w:t>However</w:t>
      </w:r>
      <w:r w:rsidR="00A929A8">
        <w:rPr>
          <w:rFonts w:cs="Arial"/>
        </w:rPr>
        <w:t>,</w:t>
      </w:r>
      <w:r w:rsidR="005E2D8F">
        <w:rPr>
          <w:rFonts w:cs="Arial"/>
        </w:rPr>
        <w:t xml:space="preserve"> </w:t>
      </w:r>
      <w:r w:rsidR="00335F66">
        <w:rPr>
          <w:rFonts w:cs="Arial"/>
        </w:rPr>
        <w:t xml:space="preserve">the computational nature of </w:t>
      </w:r>
      <w:r w:rsidR="009A5897">
        <w:rPr>
          <w:rFonts w:cs="Arial"/>
        </w:rPr>
        <w:t>ABMs</w:t>
      </w:r>
      <w:r w:rsidR="00335F66">
        <w:rPr>
          <w:rFonts w:cs="Arial"/>
        </w:rPr>
        <w:t xml:space="preserve"> can make them more difficult to understand and communicate than analytical models</w:t>
      </w:r>
      <w:r w:rsidR="008A6DDB">
        <w:rPr>
          <w:rFonts w:cs="Arial"/>
        </w:rPr>
        <w:t xml:space="preserve"> </w:t>
      </w:r>
      <w:r w:rsidR="008A6DDB">
        <w:rPr>
          <w:rFonts w:cs="Arial"/>
        </w:rPr>
        <w:fldChar w:fldCharType="begin"/>
      </w:r>
      <w:r w:rsidR="008A6DDB">
        <w:rPr>
          <w:rFonts w:cs="Arial"/>
        </w:rPr>
        <w:instrText xml:space="preserve"> ADDIN ZOTERO_ITEM CSL_CITATION {"citationID":"1q6qdb0ba1","properties":{"formattedCitation":"(Grimm et al., 2006)","plainCitation":"(Grimm et al., 2006)"},"citationItems":[{"id":2216,"uris":["http://zotero.org/users/2226826/items/GVFQ9VHE"],"uri":["http://zotero.org/users/2226826/items/GVFQ9VHE"],"itemData":{"id":2216,"type":"article-journal","title":"A standard protocol for describing individual-based and agent-based models","container-title":"Ecological Modelling","page":"115-126","volume":"198","issue":"1","source":"ScienceDirect","abstract":"Simulation models that describe autonomous individual organisms (individual based models, IBM) or agents (agent-based models, ABM) have become a widely used tool, not only in ecology, but also in many other disciplines dealing with complex systems made up of autonomous entities. However, there is no standard protocol for describing such simulation models, which can make them difficult to understand and to duplicate. This paper presents a proposed standard protocol, ODD, for describing IBMs and ABMs, developed and tested by 28 modellers who cover a wide range of fields within ecology. This protocol consists of three blocks (Overview, Design concepts, and Details), which are subdivided into seven elements: Purpose, State variables and scales, Process overview and scheduling, Design concepts, Initialization, Input, and Submodels. We explain which aspects of a model should be described in each element, and we present an example to illustrate the protocol in use. In addition, 19 examples are available in an Online Appendix. We consider ODD as a first step for establishing a more detailed common format of the description of IBMs and ABMs. Once initiated, the protocol will hopefully evolve as it becomes used by a sufficiently large proportion of modellers.","DOI":"10.1016/j.ecolmodel.2006.04.023","ISSN":"0304-3800","journalAbbreviation":"Ecological Modelling","author":[{"family":"Grimm","given":"Volker"},{"family":"Berger","given":"Uta"},{"family":"Bastiansen","given":"Finn"},{"family":"Eliassen","given":"Sigrunn"},{"family":"Ginot","given":"Vincent"},{"family":"Giske","given":"Jarl"},{"family":"Goss-Custard","given":"John"},{"family":"Grand","given":"Tamara"},{"family":"Heinz","given":"Simone K."},{"family":"Huse","given":"Geir"},{"family":"Huth","given":"Andreas"},{"family":"Jepsen","given":"Jane U."},{"family":"Jørgensen","given":"Christian"},{"family":"Mooij","given":"Wolf M."},{"family":"Müller","given":"Birgit"},{"family":"Pe’er","given":"Guy"},{"family":"Piou","given":"Cyril"},{"family":"Railsback","given":"Steven F."},{"family":"Robbins","given":"Andrew M."},{"family":"Robbins","given":"Martha M."},{"family":"Rossmanith","given":"Eva"},{"family":"Rüger","given":"Nadja"},{"family":"Strand","given":"Espen"},{"family":"Souissi","given":"Sami"},{"family":"Stillman","given":"Richard A."},{"family":"Vabø","given":"Rune"},{"family":"Visser","given":"Ute"},{"family":"DeAngelis","given":"Donald L."}],"issued":{"date-parts":[["2006",9,15]]}}}],"schema":"https://github.com/citation-style-language/schema/raw/master/csl-citation.json"} </w:instrText>
      </w:r>
      <w:r w:rsidR="008A6DDB">
        <w:rPr>
          <w:rFonts w:cs="Arial"/>
        </w:rPr>
        <w:fldChar w:fldCharType="separate"/>
      </w:r>
      <w:r w:rsidR="008A6DDB" w:rsidRPr="008A6DDB">
        <w:rPr>
          <w:rFonts w:cs="Arial"/>
        </w:rPr>
        <w:t>(Grimm et al. 2006)</w:t>
      </w:r>
      <w:r w:rsidR="008A6DDB">
        <w:rPr>
          <w:rFonts w:cs="Arial"/>
        </w:rPr>
        <w:fldChar w:fldCharType="end"/>
      </w:r>
      <w:r w:rsidR="00335F66">
        <w:rPr>
          <w:rFonts w:cs="Arial"/>
        </w:rPr>
        <w:t xml:space="preserve">. Without </w:t>
      </w:r>
      <w:r w:rsidR="0027500B">
        <w:rPr>
          <w:rFonts w:cs="Arial"/>
        </w:rPr>
        <w:t xml:space="preserve">the use of </w:t>
      </w:r>
      <w:r w:rsidR="00335F66">
        <w:rPr>
          <w:rFonts w:cs="Arial"/>
        </w:rPr>
        <w:t xml:space="preserve">standard frameworks to structure their analysis and documentation, </w:t>
      </w:r>
      <w:r w:rsidR="009A5897">
        <w:rPr>
          <w:rFonts w:cs="Arial"/>
        </w:rPr>
        <w:t>ABMs</w:t>
      </w:r>
      <w:r w:rsidR="00335F66">
        <w:rPr>
          <w:rFonts w:cs="Arial"/>
        </w:rPr>
        <w:t xml:space="preserve"> may </w:t>
      </w:r>
      <w:r w:rsidR="008A6DDB">
        <w:rPr>
          <w:rFonts w:cs="Arial"/>
        </w:rPr>
        <w:t>yield</w:t>
      </w:r>
      <w:r w:rsidR="00335F66">
        <w:rPr>
          <w:rFonts w:cs="Arial"/>
        </w:rPr>
        <w:t xml:space="preserve"> </w:t>
      </w:r>
      <w:r w:rsidR="00335F66" w:rsidRPr="008A6DDB">
        <w:rPr>
          <w:rFonts w:cs="Arial"/>
          <w:i/>
        </w:rPr>
        <w:t>ad hoc</w:t>
      </w:r>
      <w:r w:rsidR="00335F66">
        <w:rPr>
          <w:rFonts w:cs="Arial"/>
        </w:rPr>
        <w:t xml:space="preserve">, poorly reproducible results </w:t>
      </w:r>
      <w:r w:rsidR="005E2D8F">
        <w:rPr>
          <w:rFonts w:cs="Arial"/>
        </w:rPr>
        <w:fldChar w:fldCharType="begin"/>
      </w:r>
      <w:r w:rsidR="005E2D8F">
        <w:rPr>
          <w:rFonts w:cs="Arial"/>
        </w:rPr>
        <w:instrText xml:space="preserve"> ADDIN ZOTERO_ITEM CSL_CITATION {"citationID":"cs3qo6qgv","properties":{"formattedCitation":"(Thiele, 2015)","plainCitation":"(Thiele, 2015)"},"citationItems":[{"id":1873,"uris":["http://zotero.org/users/2226826/items/588CJAZW"],"uri":["http://zotero.org/users/2226826/items/588CJAZW"],"itemData":{"id":1873,"type":"thesis","title":"Towards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C."}],"issued":{"date-parts":[["2015"]]},"accessed":{"date-parts":[["2016",3,21]]}}}],"schema":"https://github.com/citation-style-language/schema/raw/master/csl-citation.json"} </w:instrText>
      </w:r>
      <w:r w:rsidR="005E2D8F">
        <w:rPr>
          <w:rFonts w:cs="Arial"/>
        </w:rPr>
        <w:fldChar w:fldCharType="separate"/>
      </w:r>
      <w:r w:rsidR="005E2D8F" w:rsidRPr="005E2D8F">
        <w:rPr>
          <w:rFonts w:cs="Arial"/>
        </w:rPr>
        <w:t>(Thiele</w:t>
      </w:r>
      <w:r w:rsidR="00A92D7A">
        <w:rPr>
          <w:rFonts w:cs="Arial"/>
        </w:rPr>
        <w:t xml:space="preserve"> </w:t>
      </w:r>
      <w:r w:rsidR="005E2D8F" w:rsidRPr="005E2D8F">
        <w:rPr>
          <w:rFonts w:cs="Arial"/>
        </w:rPr>
        <w:t>2015)</w:t>
      </w:r>
      <w:r w:rsidR="005E2D8F">
        <w:rPr>
          <w:rFonts w:cs="Arial"/>
        </w:rPr>
        <w:fldChar w:fldCharType="end"/>
      </w:r>
      <w:r w:rsidR="00226180">
        <w:rPr>
          <w:rFonts w:cs="Arial"/>
        </w:rPr>
        <w:t xml:space="preserve">. </w:t>
      </w:r>
      <w:r w:rsidR="001C4C68">
        <w:rPr>
          <w:rFonts w:cs="Arial"/>
        </w:rPr>
        <w:t xml:space="preserve">Different initiatives </w:t>
      </w:r>
      <w:r w:rsidR="000D2CF8">
        <w:rPr>
          <w:rFonts w:cs="Arial"/>
        </w:rPr>
        <w:t>are attempting to address</w:t>
      </w:r>
      <w:r w:rsidR="001C4C68">
        <w:rPr>
          <w:rFonts w:cs="Arial"/>
        </w:rPr>
        <w:t xml:space="preserve"> this gap</w:t>
      </w:r>
      <w:r w:rsidR="00226180">
        <w:rPr>
          <w:rFonts w:cs="Arial"/>
        </w:rPr>
        <w:t xml:space="preserve">, such as </w:t>
      </w:r>
      <w:r w:rsidR="001C4C68">
        <w:rPr>
          <w:rFonts w:cs="Arial"/>
        </w:rPr>
        <w:t xml:space="preserve">the </w:t>
      </w:r>
      <w:r w:rsidR="00EC3F17">
        <w:rPr>
          <w:rFonts w:cs="Arial"/>
        </w:rPr>
        <w:t>ODD and TRACE</w:t>
      </w:r>
      <w:r w:rsidR="001C4C68">
        <w:rPr>
          <w:rFonts w:cs="Arial"/>
        </w:rPr>
        <w:t xml:space="preserve"> protocols for documentation </w:t>
      </w:r>
      <w:r w:rsidR="001C4C68">
        <w:rPr>
          <w:rFonts w:cs="Arial"/>
        </w:rPr>
        <w:fldChar w:fldCharType="begin"/>
      </w:r>
      <w:r w:rsidR="00EC3F17">
        <w:rPr>
          <w:rFonts w:cs="Arial"/>
        </w:rPr>
        <w:instrText xml:space="preserve"> ADDIN ZOTERO_ITEM CSL_CITATION {"citationID":"qG1JCi8j","properties":{"unsorted":true,"formattedCitation":"(Grimm et al., 2006; Schmolke, Thorbek, DeAngelis, &amp; Grimm, 2010)","plainCitation":"(Grimm et al., 2006; Schmolke, Thorbek, DeAngelis, &amp; Grimm, 2010)"},"citationItems":[{"id":2216,"uris":["http://zotero.org/users/2226826/items/GVFQ9VHE"],"uri":["http://zotero.org/users/2226826/items/GVFQ9VHE"],"itemData":{"id":2216,"type":"article-journal","title":"A standard protocol for describing individual-based and agent-based models","container-title":"Ecological Modelling","page":"115-126","volume":"198","issue":"1","source":"ScienceDirect","abstract":"Simulation models that describe autonomous individual organisms (individual based models, IBM) or agents (agent-based models, ABM) have become a widely used tool, not only in ecology, but also in many other disciplines dealing with complex systems made up of autonomous entities. However, there is no standard protocol for describing such simulation models, which can make them difficult to understand and to duplicate. This paper presents a proposed standard protocol, ODD, for describing IBMs and ABMs, developed and tested by 28 modellers who cover a wide range of fields within ecology. This protocol consists of three blocks (Overview, Design concepts, and Details), which are subdivided into seven elements: Purpose, State variables and scales, Process overview and scheduling, Design concepts, Initialization, Input, and Submodels. We explain which aspects of a model should be described in each element, and we present an example to illustrate the protocol in use. In addition, 19 examples are available in an Online Appendix. We consider ODD as a first step for establishing a more detailed common format of the description of IBMs and ABMs. Once initiated, the protocol will hopefully evolve as it becomes used by a sufficiently large proportion of modellers.","DOI":"10.1016/j.ecolmodel.2006.04.023","ISSN":"0304-3800","journalAbbreviation":"Ecological Modelling","author":[{"family":"Grimm","given":"Volker"},{"family":"Berger","given":"Uta"},{"family":"Bastiansen","given":"Finn"},{"family":"Eliassen","given":"Sigrunn"},{"family":"Ginot","given":"Vincent"},{"family":"Giske","given":"Jarl"},{"family":"Goss-Custard","given":"John"},{"family":"Grand","given":"Tamara"},{"family":"Heinz","given":"Simone K."},{"family":"Huse","given":"Geir"},{"family":"Huth","given":"Andreas"},{"family":"Jepsen","given":"Jane U."},{"family":"Jørgensen","given":"Christian"},{"family":"Mooij","given":"Wolf M."},{"family":"Müller","given":"Birgit"},{"family":"Pe’er","given":"Guy"},{"family":"Piou","given":"Cyril"},{"family":"Railsback","given":"Steven F."},{"family":"Robbins","given":"Andrew M."},{"family":"Robbins","given":"Martha M."},{"family":"Rossmanith","given":"Eva"},{"family":"Rüger","given":"Nadja"},{"family":"Strand","given":"Espen"},{"family":"Souissi","given":"Sami"},{"family":"Stillman","given":"Richard A."},{"family":"Vabø","given":"Rune"},{"family":"Visser","given":"Ute"},{"family":"DeAngelis","given":"Donald L."}],"issued":{"date-parts":[["2006",9,15]]}}},{"id":1382,"uris":["http://zotero.org/users/2226826/items/22CVXGSP"],"uri":["http://zotero.org/users/2226826/items/22CVXGSP"],"itemData":{"id":1382,"type":"article-journal","title":"Ecological models supporting environmental decision making: a strategy for the future","container-title":"Trends in Ecology &amp; Evolution","page":"479-486","volume":"25","issue":"8","source":"ScienceDirect","abstract":"Ecological models are important for environmental decision support because they allow the consequences of alternative policies and management scenarios to be explored. However, current modeling practice is unsatisfactory. A literature review shows that the elements of good modeling practice have long been identified but are widely ignored. The reasons for this might include lack of involvement of decision makers, lack of incentives for modelers to follow good practice, and the use of inconsistent terminologies. As a strategy for the future, we propose a standard format for documenting models and their analyses: transparent and comprehensive ecological modeling (TRACE) documentation. This standard format will disclose all parts of the modeling process to scrutiny and make modeling itself more efficient and coherent.","DOI":"10.1016/j.tree.2010.05.001","ISSN":"0169-5347","shortTitle":"Ecological models supporting environmental decision making","journalAbbreviation":"Trends in Ecology &amp; Evolution","author":[{"family":"Schmolke","given":"Amelie"},{"family":"Thorbek","given":"Pernille"},{"family":"DeAngelis","given":"Donald L."},{"family":"Grimm","given":"Volker"}],"issued":{"date-parts":[["2010",8]]}}}],"schema":"https://github.com/citation-style-language/schema/raw/master/csl-citation.json"} </w:instrText>
      </w:r>
      <w:r w:rsidR="001C4C68">
        <w:rPr>
          <w:rFonts w:cs="Arial"/>
        </w:rPr>
        <w:fldChar w:fldCharType="separate"/>
      </w:r>
      <w:r w:rsidR="00EC3F17" w:rsidRPr="00EC3F17">
        <w:rPr>
          <w:rFonts w:cs="Arial"/>
        </w:rPr>
        <w:t>(Grimm et al. 2006; Schmolke, Thorbek, DeAngelis, &amp; Grimm 2010)</w:t>
      </w:r>
      <w:r w:rsidR="001C4C68">
        <w:rPr>
          <w:rFonts w:cs="Arial"/>
        </w:rPr>
        <w:fldChar w:fldCharType="end"/>
      </w:r>
      <w:r w:rsidR="001C4C68">
        <w:rPr>
          <w:rFonts w:cs="Arial"/>
        </w:rPr>
        <w:t>.</w:t>
      </w:r>
    </w:p>
    <w:bookmarkEnd w:id="0"/>
    <w:p w14:paraId="4F2DF842" w14:textId="77777777" w:rsidR="001C4C68" w:rsidRDefault="001C4C68" w:rsidP="00547A60">
      <w:pPr>
        <w:spacing w:line="276" w:lineRule="auto"/>
        <w:rPr>
          <w:rFonts w:cs="Arial"/>
        </w:rPr>
      </w:pPr>
    </w:p>
    <w:p w14:paraId="3199E088" w14:textId="77777777" w:rsidR="00AD362F" w:rsidRDefault="0011578B" w:rsidP="00547A60">
      <w:pPr>
        <w:spacing w:line="276" w:lineRule="auto"/>
        <w:rPr>
          <w:rFonts w:cs="Arial"/>
        </w:rPr>
      </w:pPr>
      <w:r>
        <w:rPr>
          <w:rFonts w:cs="Arial"/>
        </w:rPr>
        <w:t xml:space="preserve">In practice, </w:t>
      </w:r>
      <w:r w:rsidR="009F6A97">
        <w:rPr>
          <w:rFonts w:cs="Arial"/>
        </w:rPr>
        <w:t xml:space="preserve">these </w:t>
      </w:r>
      <w:r w:rsidR="00EC3F17">
        <w:rPr>
          <w:rFonts w:cs="Arial"/>
        </w:rPr>
        <w:t xml:space="preserve">documentation </w:t>
      </w:r>
      <w:r w:rsidR="00CF1846">
        <w:rPr>
          <w:rFonts w:cs="Arial"/>
        </w:rPr>
        <w:t>protocols</w:t>
      </w:r>
      <w:r w:rsidR="009F6A97">
        <w:rPr>
          <w:rFonts w:cs="Arial"/>
        </w:rPr>
        <w:t xml:space="preserve"> are easier to apply when </w:t>
      </w:r>
      <w:r w:rsidR="001369EC">
        <w:rPr>
          <w:rFonts w:cs="Arial"/>
        </w:rPr>
        <w:t>supported by</w:t>
      </w:r>
      <w:r w:rsidR="009F6A97">
        <w:rPr>
          <w:rFonts w:cs="Arial"/>
        </w:rPr>
        <w:t xml:space="preserve"> suitable</w:t>
      </w:r>
      <w:r w:rsidR="00EA3C2B">
        <w:rPr>
          <w:rFonts w:cs="Arial"/>
        </w:rPr>
        <w:t xml:space="preserve"> computational tools --</w:t>
      </w:r>
      <w:r w:rsidR="009F6A97">
        <w:rPr>
          <w:rFonts w:cs="Arial"/>
        </w:rPr>
        <w:t xml:space="preserve"> for instance to </w:t>
      </w:r>
      <w:r w:rsidR="000D2CF8">
        <w:rPr>
          <w:rFonts w:cs="Arial"/>
        </w:rPr>
        <w:t>generate experimental designs</w:t>
      </w:r>
      <w:r w:rsidR="00AD362F">
        <w:rPr>
          <w:rFonts w:cs="Arial"/>
        </w:rPr>
        <w:t xml:space="preserve"> for uncertain inputs</w:t>
      </w:r>
      <w:r w:rsidR="000D2CF8">
        <w:rPr>
          <w:rFonts w:cs="Arial"/>
        </w:rPr>
        <w:t xml:space="preserve">, </w:t>
      </w:r>
      <w:r w:rsidR="009F6A97">
        <w:rPr>
          <w:rFonts w:cs="Arial"/>
        </w:rPr>
        <w:t xml:space="preserve">visualize </w:t>
      </w:r>
      <w:r w:rsidR="00585DE5">
        <w:rPr>
          <w:rFonts w:cs="Arial"/>
        </w:rPr>
        <w:t>output data</w:t>
      </w:r>
      <w:r w:rsidR="00EA3C2B">
        <w:rPr>
          <w:rFonts w:cs="Arial"/>
        </w:rPr>
        <w:t>,</w:t>
      </w:r>
      <w:r w:rsidR="009F6A97">
        <w:rPr>
          <w:rFonts w:cs="Arial"/>
        </w:rPr>
        <w:t xml:space="preserve"> or apply standard statistical methods. While many agent-based modelling platforms include </w:t>
      </w:r>
      <w:r w:rsidR="000D2CF8">
        <w:rPr>
          <w:rFonts w:cs="Arial"/>
        </w:rPr>
        <w:t>basic analysis</w:t>
      </w:r>
      <w:r w:rsidR="009F6A97">
        <w:rPr>
          <w:rFonts w:cs="Arial"/>
        </w:rPr>
        <w:t xml:space="preserve"> tools, these are typicall</w:t>
      </w:r>
      <w:r w:rsidR="001369EC">
        <w:rPr>
          <w:rFonts w:cs="Arial"/>
        </w:rPr>
        <w:t xml:space="preserve">y not sufficient to meet the requirements of a comprehensive </w:t>
      </w:r>
      <w:r w:rsidR="000D2CF8">
        <w:rPr>
          <w:rFonts w:cs="Arial"/>
        </w:rPr>
        <w:t xml:space="preserve">analysis and </w:t>
      </w:r>
      <w:r w:rsidR="001369EC">
        <w:rPr>
          <w:rFonts w:cs="Arial"/>
        </w:rPr>
        <w:t xml:space="preserve">documentation process. </w:t>
      </w:r>
      <w:r w:rsidR="000D2CF8">
        <w:rPr>
          <w:rFonts w:cs="Arial"/>
        </w:rPr>
        <w:t xml:space="preserve">Conversely, </w:t>
      </w:r>
      <w:r w:rsidR="00AD362F">
        <w:rPr>
          <w:rFonts w:cs="Arial"/>
        </w:rPr>
        <w:t xml:space="preserve">using standalone analysis software to </w:t>
      </w:r>
      <w:r w:rsidR="00E87CB1">
        <w:rPr>
          <w:rFonts w:cs="Arial"/>
        </w:rPr>
        <w:t>process</w:t>
      </w:r>
      <w:r w:rsidR="00AD362F">
        <w:rPr>
          <w:rFonts w:cs="Arial"/>
        </w:rPr>
        <w:t xml:space="preserve"> input and output data</w:t>
      </w:r>
      <w:r w:rsidR="00654C3F">
        <w:rPr>
          <w:rFonts w:cs="Arial"/>
        </w:rPr>
        <w:t xml:space="preserve"> files</w:t>
      </w:r>
      <w:r w:rsidR="00AD362F">
        <w:rPr>
          <w:rFonts w:cs="Arial"/>
        </w:rPr>
        <w:t xml:space="preserve"> can quickly bec</w:t>
      </w:r>
      <w:r w:rsidR="008E4CF4">
        <w:rPr>
          <w:rFonts w:cs="Arial"/>
        </w:rPr>
        <w:t>ome unwieldy for complex models – making the analysis workflow more difficult to reproduce.</w:t>
      </w:r>
    </w:p>
    <w:p w14:paraId="7747921A" w14:textId="77777777" w:rsidR="00AD362F" w:rsidRDefault="00AD362F" w:rsidP="00547A60">
      <w:pPr>
        <w:spacing w:line="276" w:lineRule="auto"/>
        <w:rPr>
          <w:rFonts w:cs="Arial"/>
        </w:rPr>
      </w:pPr>
    </w:p>
    <w:p w14:paraId="0FBCE157" w14:textId="77777777" w:rsidR="001C4C68" w:rsidRDefault="002F0E30" w:rsidP="00547A60">
      <w:pPr>
        <w:spacing w:line="276" w:lineRule="auto"/>
        <w:rPr>
          <w:rFonts w:cs="Arial"/>
        </w:rPr>
      </w:pPr>
      <w:r>
        <w:rPr>
          <w:rFonts w:cs="Arial"/>
        </w:rPr>
        <w:t>The</w:t>
      </w:r>
      <w:r w:rsidR="000D2CF8">
        <w:rPr>
          <w:rFonts w:cs="Arial"/>
        </w:rPr>
        <w:t xml:space="preserve"> literature </w:t>
      </w:r>
      <w:r>
        <w:rPr>
          <w:rFonts w:cs="Arial"/>
        </w:rPr>
        <w:t xml:space="preserve">therefore </w:t>
      </w:r>
      <w:r w:rsidR="000D2CF8">
        <w:rPr>
          <w:rFonts w:cs="Arial"/>
        </w:rPr>
        <w:t xml:space="preserve">presents different </w:t>
      </w:r>
      <w:r w:rsidR="008E4CF4">
        <w:rPr>
          <w:rFonts w:cs="Arial"/>
        </w:rPr>
        <w:t>connectors</w:t>
      </w:r>
      <w:r w:rsidR="00A929A8">
        <w:rPr>
          <w:rFonts w:cs="Arial"/>
        </w:rPr>
        <w:t xml:space="preserve"> to directly</w:t>
      </w:r>
      <w:r w:rsidR="0062076F">
        <w:rPr>
          <w:rFonts w:cs="Arial"/>
        </w:rPr>
        <w:t xml:space="preserve"> </w:t>
      </w:r>
      <w:r w:rsidR="00A929A8">
        <w:rPr>
          <w:rFonts w:cs="Arial"/>
        </w:rPr>
        <w:t>interface</w:t>
      </w:r>
      <w:r w:rsidR="0062076F">
        <w:rPr>
          <w:rFonts w:cs="Arial"/>
        </w:rPr>
        <w:t xml:space="preserve"> agent-based modelling </w:t>
      </w:r>
      <w:r w:rsidR="008E4CF4">
        <w:rPr>
          <w:rFonts w:cs="Arial"/>
        </w:rPr>
        <w:t>software</w:t>
      </w:r>
      <w:r w:rsidR="0062076F">
        <w:rPr>
          <w:rFonts w:cs="Arial"/>
        </w:rPr>
        <w:t xml:space="preserve"> with analysis </w:t>
      </w:r>
      <w:r w:rsidR="00A929A8">
        <w:rPr>
          <w:rFonts w:cs="Arial"/>
        </w:rPr>
        <w:t>environments</w:t>
      </w:r>
      <w:r w:rsidR="0062076F">
        <w:rPr>
          <w:rFonts w:cs="Arial"/>
        </w:rPr>
        <w:t>.</w:t>
      </w:r>
      <w:r w:rsidR="00C92A3F">
        <w:rPr>
          <w:rFonts w:cs="Arial"/>
        </w:rPr>
        <w:t xml:space="preserve"> In particular, th</w:t>
      </w:r>
      <w:r w:rsidR="00EA3C2B">
        <w:rPr>
          <w:rFonts w:cs="Arial"/>
        </w:rPr>
        <w:t xml:space="preserve">e popular open-source </w:t>
      </w:r>
      <w:proofErr w:type="spellStart"/>
      <w:r w:rsidR="00EA3C2B">
        <w:rPr>
          <w:rFonts w:cs="Arial"/>
        </w:rPr>
        <w:t>NetLogo</w:t>
      </w:r>
      <w:proofErr w:type="spellEnd"/>
      <w:r w:rsidR="00EA3C2B">
        <w:rPr>
          <w:rFonts w:cs="Arial"/>
        </w:rPr>
        <w:t xml:space="preserve"> </w:t>
      </w:r>
      <w:r w:rsidR="00585DE5">
        <w:rPr>
          <w:rFonts w:cs="Arial"/>
        </w:rPr>
        <w:t xml:space="preserve">modelling </w:t>
      </w:r>
      <w:r w:rsidR="00EA3C2B">
        <w:rPr>
          <w:rFonts w:cs="Arial"/>
        </w:rPr>
        <w:t>software</w:t>
      </w:r>
      <w:r w:rsidR="00C92A3F">
        <w:rPr>
          <w:rFonts w:cs="Arial"/>
        </w:rPr>
        <w:t xml:space="preserve"> can </w:t>
      </w:r>
      <w:r w:rsidR="008E4CF4">
        <w:rPr>
          <w:rFonts w:cs="Arial"/>
        </w:rPr>
        <w:t>be linked</w:t>
      </w:r>
      <w:r w:rsidR="000D2CF8">
        <w:rPr>
          <w:rFonts w:cs="Arial"/>
        </w:rPr>
        <w:t xml:space="preserve"> </w:t>
      </w:r>
      <w:r w:rsidR="00EA3C2B">
        <w:rPr>
          <w:rFonts w:cs="Arial"/>
        </w:rPr>
        <w:t xml:space="preserve">at runtime </w:t>
      </w:r>
      <w:r w:rsidR="000D2CF8">
        <w:rPr>
          <w:rFonts w:cs="Arial"/>
        </w:rPr>
        <w:t xml:space="preserve">with Mathematica </w:t>
      </w:r>
      <w:r w:rsidR="000D2CF8">
        <w:rPr>
          <w:rFonts w:cs="Arial"/>
        </w:rPr>
        <w:fldChar w:fldCharType="begin"/>
      </w:r>
      <w:r w:rsidR="000D2CF8">
        <w:rPr>
          <w:rFonts w:cs="Arial"/>
        </w:rPr>
        <w:instrText xml:space="preserve"> ADDIN ZOTERO_ITEM CSL_CITATION {"citationID":"28bdukims","properties":{"formattedCitation":"(Bakshy &amp; Wilensky, 2007)","plainCitation":"(Bakshy &amp; Wilensky, 2007)"},"citationItems":[{"id":2196,"uris":["http://zotero.org/users/2226826/items/QSPX3PIZ"],"uri":["http://zotero.org/users/2226826/items/QSPX3PIZ"],"itemData":{"id":2196,"type":"book","title":"NetLogo-Mathematica Link","publisher":"Center for Connected Learning and Computer-Based Modeling, Northwestern University, Evanston, IL.","URL":"http://ccl.northwestern.edu/netlogo/mathematica.html","author":[{"family":"Bakshy","given":"E."},{"family":"Wilensky","given":"U."}],"issued":{"date-parts":[["2007"]]}}}],"schema":"https://github.com/citation-style-language/schema/raw/master/csl-citation.json"} </w:instrText>
      </w:r>
      <w:r w:rsidR="000D2CF8">
        <w:rPr>
          <w:rFonts w:cs="Arial"/>
        </w:rPr>
        <w:fldChar w:fldCharType="separate"/>
      </w:r>
      <w:r w:rsidR="000D2CF8" w:rsidRPr="000D2CF8">
        <w:rPr>
          <w:rFonts w:cs="Arial"/>
        </w:rPr>
        <w:t>(Bakshy &amp; Wilensky 2007)</w:t>
      </w:r>
      <w:r w:rsidR="000D2CF8">
        <w:rPr>
          <w:rFonts w:cs="Arial"/>
        </w:rPr>
        <w:fldChar w:fldCharType="end"/>
      </w:r>
      <w:r w:rsidR="000D2CF8">
        <w:rPr>
          <w:rFonts w:cs="Arial"/>
        </w:rPr>
        <w:t xml:space="preserve"> and R </w:t>
      </w:r>
      <w:r w:rsidR="000D2CF8">
        <w:rPr>
          <w:rFonts w:cs="Arial"/>
        </w:rPr>
        <w:fldChar w:fldCharType="begin"/>
      </w:r>
      <w:r w:rsidR="00010797">
        <w:rPr>
          <w:rFonts w:cs="Arial"/>
        </w:rPr>
        <w:instrText xml:space="preserve"> ADDIN ZOTERO_ITEM CSL_CITATION {"citationID":"FuNgy5ew","properties":{"formattedCitation":"(Thiele, Kurth, &amp; Grimm, 2012)","plainCitation":"(Thiele, Kurth, &amp; Grimm, 2012)"},"citationItems":[{"id":2191,"uris":["http://zotero.org/users/2226826/items/N8DUPUVC"],"uri":["http://zotero.org/users/2226826/items/N8DUPUVC"],"itemData":{"id":2191,"type":"article-journal","title":"Agent-Based Modelling: Tools for Linking NetLogo and r","container-title":"Journal of Artificial Societies and Social Simulation","page":"8","volume":"15","issue":"3","abstract":"A seamless integration of software platforms for implementing agent-based models and for analysing their output would facilitate comprehensive model analyses and thereby make agent-based modelling more useful. Here we report on recently developed tools for linking two widely used software platforms: NetLogo for implementing agent-based models, and R for the statistical analysis and design of experiments. Embedding R into NetLogo allows the use of advanced statistical analyses, specific statistical distributions, and advanced tools for visualization from within NetLogo programs. Embedding NetLogo into R makes it possible to design simulation experiments and all settings for analysing model output from the outset, using R, and then embed NetLogo programs in this virtual laboratory. Our linking tools have the potential to significantly advance research based on agent-based modelling.","DOI":"10.18564/jasss.2018","ISSN":"1460-7425","author":[{"family":"Thiele","given":"Jan C."},{"family":"Kurth","given":"Winfried"},{"family":"Grimm","given":"Volker"}],"issued":{"date-parts":[["2012"]]}}}],"schema":"https://github.com/citation-style-language/schema/raw/master/csl-citation.json"} </w:instrText>
      </w:r>
      <w:r w:rsidR="000D2CF8">
        <w:rPr>
          <w:rFonts w:cs="Arial"/>
        </w:rPr>
        <w:fldChar w:fldCharType="separate"/>
      </w:r>
      <w:r w:rsidR="00010797" w:rsidRPr="00010797">
        <w:rPr>
          <w:rFonts w:cs="Arial"/>
        </w:rPr>
        <w:t>(Thiele, Kurth, &amp; Grimm</w:t>
      </w:r>
      <w:r w:rsidR="00A92D7A">
        <w:rPr>
          <w:rFonts w:cs="Arial"/>
        </w:rPr>
        <w:t xml:space="preserve"> </w:t>
      </w:r>
      <w:r w:rsidR="00010797" w:rsidRPr="00010797">
        <w:rPr>
          <w:rFonts w:cs="Arial"/>
        </w:rPr>
        <w:t>2012)</w:t>
      </w:r>
      <w:r w:rsidR="000D2CF8">
        <w:rPr>
          <w:rFonts w:cs="Arial"/>
        </w:rPr>
        <w:fldChar w:fldCharType="end"/>
      </w:r>
      <w:r w:rsidR="0062076F">
        <w:rPr>
          <w:rFonts w:cs="Arial"/>
        </w:rPr>
        <w:t xml:space="preserve">, which allows </w:t>
      </w:r>
      <w:proofErr w:type="spellStart"/>
      <w:r w:rsidR="002035DD">
        <w:rPr>
          <w:rFonts w:cs="Arial"/>
        </w:rPr>
        <w:t>modellers</w:t>
      </w:r>
      <w:proofErr w:type="spellEnd"/>
      <w:r w:rsidR="0062076F">
        <w:rPr>
          <w:rFonts w:cs="Arial"/>
        </w:rPr>
        <w:t xml:space="preserve"> to </w:t>
      </w:r>
      <w:r w:rsidR="008E4CF4">
        <w:rPr>
          <w:rFonts w:cs="Arial"/>
        </w:rPr>
        <w:t>use</w:t>
      </w:r>
      <w:r w:rsidR="00EA3C2B">
        <w:rPr>
          <w:rFonts w:cs="Arial"/>
        </w:rPr>
        <w:t xml:space="preserve"> </w:t>
      </w:r>
      <w:r w:rsidR="008E4CF4">
        <w:rPr>
          <w:rFonts w:cs="Arial"/>
        </w:rPr>
        <w:t xml:space="preserve">the </w:t>
      </w:r>
      <w:r w:rsidR="00EA3C2B">
        <w:rPr>
          <w:rFonts w:cs="Arial"/>
        </w:rPr>
        <w:t xml:space="preserve">comprehensive </w:t>
      </w:r>
      <w:r w:rsidR="008305CB">
        <w:rPr>
          <w:rFonts w:cs="Arial"/>
        </w:rPr>
        <w:t>analysis</w:t>
      </w:r>
      <w:r w:rsidR="00E87CB1">
        <w:rPr>
          <w:rFonts w:cs="Arial"/>
        </w:rPr>
        <w:t xml:space="preserve"> and visualization</w:t>
      </w:r>
      <w:r w:rsidR="008305CB">
        <w:rPr>
          <w:rFonts w:cs="Arial"/>
        </w:rPr>
        <w:t xml:space="preserve"> functionalities</w:t>
      </w:r>
      <w:r w:rsidR="008E4CF4">
        <w:rPr>
          <w:rFonts w:cs="Arial"/>
        </w:rPr>
        <w:t xml:space="preserve"> available in these programming languages</w:t>
      </w:r>
      <w:r w:rsidR="008305CB">
        <w:rPr>
          <w:rFonts w:cs="Arial"/>
        </w:rPr>
        <w:t>.</w:t>
      </w:r>
    </w:p>
    <w:p w14:paraId="5C1D7DAD" w14:textId="77777777" w:rsidR="00B24702" w:rsidRDefault="00B24702" w:rsidP="00547A60">
      <w:pPr>
        <w:spacing w:line="276" w:lineRule="auto"/>
        <w:rPr>
          <w:rFonts w:cs="Arial"/>
        </w:rPr>
      </w:pPr>
    </w:p>
    <w:p w14:paraId="726B4317" w14:textId="77777777" w:rsidR="0023160E" w:rsidRDefault="00A929A8" w:rsidP="00547A60">
      <w:pPr>
        <w:spacing w:line="276" w:lineRule="auto"/>
        <w:rPr>
          <w:rFonts w:cs="Arial"/>
        </w:rPr>
      </w:pPr>
      <w:r>
        <w:rPr>
          <w:rFonts w:cs="Arial"/>
        </w:rPr>
        <w:t xml:space="preserve">As a complement to these </w:t>
      </w:r>
      <w:r w:rsidR="008E4CF4">
        <w:rPr>
          <w:rFonts w:cs="Arial"/>
        </w:rPr>
        <w:t>connectors</w:t>
      </w:r>
      <w:r>
        <w:rPr>
          <w:rFonts w:cs="Arial"/>
        </w:rPr>
        <w:t>, t</w:t>
      </w:r>
      <w:r w:rsidR="0023160E">
        <w:rPr>
          <w:rFonts w:cs="Arial"/>
        </w:rPr>
        <w:t>his</w:t>
      </w:r>
      <w:r w:rsidR="00624900">
        <w:rPr>
          <w:rFonts w:cs="Arial"/>
        </w:rPr>
        <w:t xml:space="preserve"> </w:t>
      </w:r>
      <w:r w:rsidR="003C737B">
        <w:rPr>
          <w:rFonts w:cs="Arial"/>
        </w:rPr>
        <w:t xml:space="preserve">work </w:t>
      </w:r>
      <w:r w:rsidR="00F71EB6">
        <w:rPr>
          <w:rFonts w:cs="Arial"/>
        </w:rPr>
        <w:t>introduces</w:t>
      </w:r>
      <w:r w:rsidR="00D13F8A">
        <w:rPr>
          <w:rFonts w:cs="Arial"/>
        </w:rPr>
        <w:t xml:space="preserve"> the </w:t>
      </w:r>
      <w:proofErr w:type="spellStart"/>
      <w:r w:rsidR="00D13F8A">
        <w:rPr>
          <w:rFonts w:cs="Arial"/>
        </w:rPr>
        <w:t>pyNetLogo</w:t>
      </w:r>
      <w:proofErr w:type="spellEnd"/>
      <w:r w:rsidR="00D13F8A">
        <w:rPr>
          <w:rFonts w:cs="Arial"/>
        </w:rPr>
        <w:t xml:space="preserve"> library,</w:t>
      </w:r>
      <w:r w:rsidR="003C737B">
        <w:rPr>
          <w:rFonts w:cs="Arial"/>
        </w:rPr>
        <w:t xml:space="preserve"> which can be used to </w:t>
      </w:r>
      <w:r w:rsidR="00585DE5">
        <w:rPr>
          <w:rFonts w:cs="Arial"/>
        </w:rPr>
        <w:t xml:space="preserve">control </w:t>
      </w:r>
      <w:proofErr w:type="spellStart"/>
      <w:r w:rsidR="00585DE5">
        <w:rPr>
          <w:rFonts w:cs="Arial"/>
        </w:rPr>
        <w:t>NetLogo</w:t>
      </w:r>
      <w:proofErr w:type="spellEnd"/>
      <w:r w:rsidR="00585DE5">
        <w:rPr>
          <w:rFonts w:cs="Arial"/>
        </w:rPr>
        <w:t xml:space="preserve"> </w:t>
      </w:r>
      <w:r w:rsidR="006D6CF8">
        <w:rPr>
          <w:rFonts w:cs="Arial"/>
        </w:rPr>
        <w:t>through the Python programming language</w:t>
      </w:r>
      <w:r w:rsidR="00E50CDB">
        <w:rPr>
          <w:rFonts w:cs="Arial"/>
        </w:rPr>
        <w:t xml:space="preserve">. </w:t>
      </w:r>
      <w:r w:rsidR="00C8458C">
        <w:rPr>
          <w:rFonts w:cs="Arial"/>
        </w:rPr>
        <w:t>Python is a ge</w:t>
      </w:r>
      <w:r w:rsidR="002F0E30">
        <w:rPr>
          <w:rFonts w:cs="Arial"/>
        </w:rPr>
        <w:t xml:space="preserve">neral-purpose language which </w:t>
      </w:r>
      <w:r w:rsidR="002035DD">
        <w:rPr>
          <w:rFonts w:cs="Arial"/>
        </w:rPr>
        <w:t>is consistently ranked as one</w:t>
      </w:r>
      <w:r w:rsidR="002F0E30">
        <w:rPr>
          <w:rFonts w:cs="Arial"/>
        </w:rPr>
        <w:t xml:space="preserve"> </w:t>
      </w:r>
      <w:r w:rsidR="00F63543">
        <w:rPr>
          <w:rFonts w:cs="Arial"/>
        </w:rPr>
        <w:t xml:space="preserve">of </w:t>
      </w:r>
      <w:r w:rsidR="002F0E30">
        <w:rPr>
          <w:rFonts w:cs="Arial"/>
        </w:rPr>
        <w:t>the</w:t>
      </w:r>
      <w:r w:rsidR="002035DD">
        <w:rPr>
          <w:rFonts w:cs="Arial"/>
        </w:rPr>
        <w:t xml:space="preserve"> five</w:t>
      </w:r>
      <w:r w:rsidR="002F0E30">
        <w:rPr>
          <w:rFonts w:cs="Arial"/>
        </w:rPr>
        <w:t xml:space="preserve"> most</w:t>
      </w:r>
      <w:r w:rsidR="002035DD">
        <w:rPr>
          <w:rFonts w:cs="Arial"/>
        </w:rPr>
        <w:t xml:space="preserve"> popular languages on the </w:t>
      </w:r>
      <w:r w:rsidR="002035DD" w:rsidRPr="002035DD">
        <w:rPr>
          <w:rFonts w:cs="Arial"/>
        </w:rPr>
        <w:t>TIOBE Programming Community index</w:t>
      </w:r>
      <w:r w:rsidR="002035DD">
        <w:rPr>
          <w:rFonts w:cs="Arial"/>
        </w:rPr>
        <w:t xml:space="preserve"> </w:t>
      </w:r>
      <w:r w:rsidR="002035DD">
        <w:rPr>
          <w:rFonts w:cs="Arial"/>
        </w:rPr>
        <w:fldChar w:fldCharType="begin"/>
      </w:r>
      <w:r w:rsidR="002035DD">
        <w:rPr>
          <w:rFonts w:cs="Arial"/>
        </w:rPr>
        <w:instrText xml:space="preserve"> ADDIN ZOTERO_ITEM CSL_CITATION {"citationID":"1bvjk6fpo3","properties":{"formattedCitation":"(TIOBE, 2017)","plainCitation":"(TIOBE, 2017)"},"citationItems":[{"id":2209,"uris":["http://zotero.org/users/2226826/items/PIEQPPUX"],"uri":["http://zotero.org/users/2226826/items/PIEQPPUX"],"itemData":{"id":2209,"type":"article","title":"TIOBE Programming Community index","URL":"https://www.tiobe.com/tiobe-index/","author":[{"literal":"TIOBE"}],"issued":{"date-parts":[["2017"]]}}}],"schema":"https://github.com/citation-style-language/schema/raw/master/csl-citation.json"} </w:instrText>
      </w:r>
      <w:r w:rsidR="002035DD">
        <w:rPr>
          <w:rFonts w:cs="Arial"/>
        </w:rPr>
        <w:fldChar w:fldCharType="separate"/>
      </w:r>
      <w:r w:rsidR="002035DD" w:rsidRPr="002035DD">
        <w:rPr>
          <w:rFonts w:cs="Arial"/>
        </w:rPr>
        <w:t>(TIOBE 2017)</w:t>
      </w:r>
      <w:r w:rsidR="002035DD">
        <w:rPr>
          <w:rFonts w:cs="Arial"/>
        </w:rPr>
        <w:fldChar w:fldCharType="end"/>
      </w:r>
      <w:r w:rsidR="002035DD">
        <w:rPr>
          <w:rFonts w:cs="Arial"/>
        </w:rPr>
        <w:t xml:space="preserve">; it is </w:t>
      </w:r>
      <w:r w:rsidR="00C8458C">
        <w:rPr>
          <w:rFonts w:cs="Arial"/>
        </w:rPr>
        <w:t xml:space="preserve">increasingly used for scientific computing, and offers </w:t>
      </w:r>
      <w:r w:rsidR="00C92A3F">
        <w:rPr>
          <w:rFonts w:cs="Arial"/>
        </w:rPr>
        <w:t>a variety of libraries</w:t>
      </w:r>
      <w:r w:rsidR="009A5897">
        <w:rPr>
          <w:rFonts w:cs="Arial"/>
        </w:rPr>
        <w:t xml:space="preserve"> which can support ABM </w:t>
      </w:r>
      <w:r w:rsidR="002F0E30">
        <w:rPr>
          <w:rFonts w:cs="Arial"/>
        </w:rPr>
        <w:t xml:space="preserve">development </w:t>
      </w:r>
      <w:r w:rsidR="00C92A3F">
        <w:rPr>
          <w:rFonts w:cs="Arial"/>
        </w:rPr>
        <w:t>and testing</w:t>
      </w:r>
      <w:r w:rsidR="002F0E30">
        <w:rPr>
          <w:rFonts w:cs="Arial"/>
        </w:rPr>
        <w:t xml:space="preserve">. It should be emphasized that </w:t>
      </w:r>
      <w:proofErr w:type="spellStart"/>
      <w:r w:rsidR="002F0E30">
        <w:rPr>
          <w:rFonts w:cs="Arial"/>
        </w:rPr>
        <w:t>pyNetLogo</w:t>
      </w:r>
      <w:proofErr w:type="spellEnd"/>
      <w:r w:rsidR="002F0E30">
        <w:rPr>
          <w:rFonts w:cs="Arial"/>
        </w:rPr>
        <w:t xml:space="preserve"> is not intended as a replacement for the existing R and Mathematic</w:t>
      </w:r>
      <w:r w:rsidR="002035DD">
        <w:rPr>
          <w:rFonts w:cs="Arial"/>
        </w:rPr>
        <w:t>a connectors, or as a comment</w:t>
      </w:r>
      <w:r w:rsidR="002F0E30">
        <w:rPr>
          <w:rFonts w:cs="Arial"/>
        </w:rPr>
        <w:t xml:space="preserve"> on the suitability of these various environments for </w:t>
      </w:r>
      <w:r w:rsidR="009A5897">
        <w:rPr>
          <w:rFonts w:cs="Arial"/>
        </w:rPr>
        <w:t>ABM analysis</w:t>
      </w:r>
      <w:r w:rsidR="002035DD">
        <w:rPr>
          <w:rFonts w:cs="Arial"/>
        </w:rPr>
        <w:t>. H</w:t>
      </w:r>
      <w:r w:rsidR="002F0E30">
        <w:rPr>
          <w:rFonts w:cs="Arial"/>
        </w:rPr>
        <w:t xml:space="preserve">owever, given the popularity of the Python language, </w:t>
      </w:r>
      <w:proofErr w:type="spellStart"/>
      <w:r w:rsidR="00E87CB1">
        <w:rPr>
          <w:rFonts w:cs="Arial"/>
        </w:rPr>
        <w:t>pyNetLogo</w:t>
      </w:r>
      <w:proofErr w:type="spellEnd"/>
      <w:r w:rsidR="00E87CB1">
        <w:rPr>
          <w:rFonts w:cs="Arial"/>
        </w:rPr>
        <w:t xml:space="preserve"> </w:t>
      </w:r>
      <w:r w:rsidR="008305CB">
        <w:rPr>
          <w:rFonts w:cs="Arial"/>
        </w:rPr>
        <w:t>extends the benefits of a specialized analysis environment to a broader audience.</w:t>
      </w:r>
    </w:p>
    <w:p w14:paraId="17F9C31E" w14:textId="77777777" w:rsidR="0023160E" w:rsidRDefault="0023160E" w:rsidP="00547A60">
      <w:pPr>
        <w:spacing w:line="276" w:lineRule="auto"/>
        <w:rPr>
          <w:rFonts w:cs="Arial"/>
        </w:rPr>
      </w:pPr>
    </w:p>
    <w:p w14:paraId="63BF0FD1" w14:textId="77777777" w:rsidR="002929BA" w:rsidRDefault="004D6278" w:rsidP="00547A60">
      <w:pPr>
        <w:spacing w:line="276" w:lineRule="auto"/>
        <w:rPr>
          <w:rFonts w:cs="Arial"/>
        </w:rPr>
      </w:pPr>
      <w:r>
        <w:rPr>
          <w:rFonts w:cs="Arial"/>
        </w:rPr>
        <w:t>The following section</w:t>
      </w:r>
      <w:r w:rsidR="00AA492A">
        <w:rPr>
          <w:rFonts w:cs="Arial"/>
        </w:rPr>
        <w:t xml:space="preserve"> </w:t>
      </w:r>
      <w:r w:rsidR="009B2326">
        <w:rPr>
          <w:rFonts w:cs="Arial"/>
        </w:rPr>
        <w:t xml:space="preserve">of this paper </w:t>
      </w:r>
      <w:r w:rsidR="00AA492A">
        <w:rPr>
          <w:rFonts w:cs="Arial"/>
        </w:rPr>
        <w:t>describes</w:t>
      </w:r>
      <w:r w:rsidR="002C208C">
        <w:rPr>
          <w:rFonts w:cs="Arial"/>
        </w:rPr>
        <w:t xml:space="preserve"> the different softw</w:t>
      </w:r>
      <w:r w:rsidR="00AA492A">
        <w:rPr>
          <w:rFonts w:cs="Arial"/>
        </w:rPr>
        <w:t xml:space="preserve">are platforms used in this </w:t>
      </w:r>
      <w:r w:rsidR="004644D0">
        <w:rPr>
          <w:rFonts w:cs="Arial"/>
        </w:rPr>
        <w:t>work</w:t>
      </w:r>
      <w:r w:rsidR="009B2326">
        <w:rPr>
          <w:rFonts w:cs="Arial"/>
        </w:rPr>
        <w:t>.</w:t>
      </w:r>
      <w:r w:rsidR="0055221C">
        <w:rPr>
          <w:rFonts w:cs="Arial"/>
        </w:rPr>
        <w:t xml:space="preserve"> </w:t>
      </w:r>
      <w:r>
        <w:rPr>
          <w:rFonts w:cs="Arial"/>
        </w:rPr>
        <w:t>A software implementation section then</w:t>
      </w:r>
      <w:r w:rsidR="002C208C">
        <w:rPr>
          <w:rFonts w:cs="Arial"/>
        </w:rPr>
        <w:t xml:space="preserve"> </w:t>
      </w:r>
      <w:r w:rsidR="008305CB">
        <w:rPr>
          <w:rFonts w:cs="Arial"/>
        </w:rPr>
        <w:t>introduces</w:t>
      </w:r>
      <w:r w:rsidR="0055221C">
        <w:rPr>
          <w:rFonts w:cs="Arial"/>
        </w:rPr>
        <w:t xml:space="preserve"> </w:t>
      </w:r>
      <w:proofErr w:type="spellStart"/>
      <w:r w:rsidR="0055221C">
        <w:rPr>
          <w:rFonts w:cs="Arial"/>
        </w:rPr>
        <w:t>pyNetLogo</w:t>
      </w:r>
      <w:proofErr w:type="spellEnd"/>
      <w:r w:rsidR="002035DD">
        <w:rPr>
          <w:rFonts w:cs="Arial"/>
        </w:rPr>
        <w:t xml:space="preserve"> and its key f</w:t>
      </w:r>
      <w:r w:rsidR="008305CB">
        <w:rPr>
          <w:rFonts w:cs="Arial"/>
        </w:rPr>
        <w:t>eatures</w:t>
      </w:r>
      <w:r>
        <w:rPr>
          <w:rFonts w:cs="Arial"/>
        </w:rPr>
        <w:t>, and</w:t>
      </w:r>
      <w:r w:rsidR="0055221C">
        <w:rPr>
          <w:rFonts w:cs="Arial"/>
        </w:rPr>
        <w:t xml:space="preserve"> </w:t>
      </w:r>
      <w:r w:rsidR="0023160E">
        <w:rPr>
          <w:rFonts w:cs="Arial"/>
        </w:rPr>
        <w:t>illustrates these mechanisms for a simple predator-prey model.</w:t>
      </w:r>
      <w:r w:rsidR="002F0E30">
        <w:rPr>
          <w:rFonts w:cs="Arial"/>
        </w:rPr>
        <w:t xml:space="preserve"> As an example of </w:t>
      </w:r>
      <w:r w:rsidR="008305CB">
        <w:rPr>
          <w:rFonts w:cs="Arial"/>
        </w:rPr>
        <w:t xml:space="preserve">the analysis workflow which is enabled by </w:t>
      </w:r>
      <w:proofErr w:type="spellStart"/>
      <w:r w:rsidR="008305CB">
        <w:rPr>
          <w:rFonts w:cs="Arial"/>
        </w:rPr>
        <w:t>pyNetLogo</w:t>
      </w:r>
      <w:proofErr w:type="spellEnd"/>
      <w:r w:rsidR="008305CB">
        <w:rPr>
          <w:rFonts w:cs="Arial"/>
        </w:rPr>
        <w:t>, this model is controlled interactively from a Python environment, then</w:t>
      </w:r>
      <w:r w:rsidR="00C216A9">
        <w:rPr>
          <w:rFonts w:cs="Arial"/>
        </w:rPr>
        <w:t xml:space="preserve"> tested using</w:t>
      </w:r>
      <w:r w:rsidR="008305CB">
        <w:rPr>
          <w:rFonts w:cs="Arial"/>
        </w:rPr>
        <w:t xml:space="preserve"> a global sensitivity analysis</w:t>
      </w:r>
      <w:r w:rsidR="009B2326">
        <w:rPr>
          <w:rFonts w:cs="Arial"/>
        </w:rPr>
        <w:t>.</w:t>
      </w:r>
    </w:p>
    <w:p w14:paraId="33CEAE6D" w14:textId="77777777" w:rsidR="0061088B" w:rsidRDefault="0061088B" w:rsidP="00547A60">
      <w:pPr>
        <w:spacing w:line="276" w:lineRule="auto"/>
        <w:rPr>
          <w:rFonts w:cs="Arial"/>
        </w:rPr>
      </w:pPr>
    </w:p>
    <w:p w14:paraId="1B065BD9" w14:textId="77777777" w:rsidR="00F447D5" w:rsidRPr="00E931D7" w:rsidRDefault="00F447D5" w:rsidP="00F6027B">
      <w:pPr>
        <w:rPr>
          <w:rFonts w:cs="Arial"/>
        </w:rPr>
      </w:pPr>
    </w:p>
    <w:p w14:paraId="5DFE5BE9" w14:textId="77777777" w:rsidR="00903319" w:rsidRPr="004D6278" w:rsidRDefault="000D4D3B" w:rsidP="004D6278">
      <w:pPr>
        <w:rPr>
          <w:rFonts w:cs="Arial"/>
          <w:b/>
          <w:lang w:val="en-GB"/>
        </w:rPr>
      </w:pPr>
      <w:r w:rsidRPr="004D6278">
        <w:rPr>
          <w:rFonts w:cs="Arial"/>
          <w:b/>
          <w:lang w:val="en-GB"/>
        </w:rPr>
        <w:t>SOFTWARE DESCRIPTION</w:t>
      </w:r>
    </w:p>
    <w:p w14:paraId="0218EFD0" w14:textId="77777777" w:rsidR="00D863D6" w:rsidRDefault="00D863D6" w:rsidP="00D863D6">
      <w:pPr>
        <w:rPr>
          <w:rFonts w:cs="Arial"/>
          <w:b/>
          <w:lang w:val="en-GB"/>
        </w:rPr>
      </w:pPr>
    </w:p>
    <w:p w14:paraId="11B49CD6" w14:textId="77777777" w:rsidR="002844A8" w:rsidRPr="004D6278" w:rsidRDefault="002844A8" w:rsidP="004D6278">
      <w:pPr>
        <w:ind w:left="360"/>
        <w:rPr>
          <w:rFonts w:cs="Arial"/>
          <w:b/>
          <w:lang w:val="en-GB"/>
        </w:rPr>
      </w:pPr>
      <w:proofErr w:type="spellStart"/>
      <w:r w:rsidRPr="004D6278">
        <w:rPr>
          <w:rFonts w:cs="Arial"/>
          <w:b/>
          <w:lang w:val="en-GB"/>
        </w:rPr>
        <w:t>NetLogo</w:t>
      </w:r>
      <w:proofErr w:type="spellEnd"/>
    </w:p>
    <w:p w14:paraId="58F17FE8" w14:textId="77777777" w:rsidR="007A56C8" w:rsidRDefault="002929BA" w:rsidP="007A56C8">
      <w:pPr>
        <w:spacing w:line="276" w:lineRule="auto"/>
        <w:rPr>
          <w:rFonts w:cs="Arial"/>
        </w:rPr>
      </w:pPr>
      <w:proofErr w:type="spellStart"/>
      <w:r w:rsidRPr="002929BA">
        <w:rPr>
          <w:rFonts w:cs="Arial"/>
        </w:rPr>
        <w:t>NetLogo</w:t>
      </w:r>
      <w:proofErr w:type="spellEnd"/>
      <w:r w:rsidRPr="002929BA">
        <w:rPr>
          <w:rFonts w:cs="Arial"/>
        </w:rPr>
        <w:t xml:space="preserve"> </w:t>
      </w:r>
      <w:r w:rsidRPr="002929BA">
        <w:rPr>
          <w:rFonts w:cs="Arial"/>
        </w:rPr>
        <w:fldChar w:fldCharType="begin"/>
      </w:r>
      <w:r w:rsidR="005D0171">
        <w:rPr>
          <w:rFonts w:cs="Arial"/>
        </w:rPr>
        <w:instrText xml:space="preserve"> ADDIN ZOTERO_ITEM CSL_CITATION {"citationID":"1s5n4pvlkr","properties":{"formattedCitation":"(Wilensky, 1999)","plainCitation":"(Wilensky, 1999)"},"citationItems":[{"id":1231,"uris":["http://zotero.org/users/2226826/items/WBA73TS5"],"uri":["http://zotero.org/users/2226826/items/WBA73TS5"],"itemData":{"id":1231,"type":"book","title":"NetLogo","publisher":"Center for Connected Learning and Computer-Based Modeling, Northwestern University","version":"5.1.0","author":[{"family":"Wilensky","given":"Uri"}],"issued":{"date-parts":[["1999"]]}}}],"schema":"https://github.com/citation-style-language/schema/raw/master/csl-citation.json"} </w:instrText>
      </w:r>
      <w:r w:rsidRPr="002929BA">
        <w:rPr>
          <w:rFonts w:cs="Arial"/>
        </w:rPr>
        <w:fldChar w:fldCharType="separate"/>
      </w:r>
      <w:r w:rsidR="00C964A9" w:rsidRPr="00C964A9">
        <w:rPr>
          <w:rFonts w:cs="Arial"/>
        </w:rPr>
        <w:t>(Wilensky 1999)</w:t>
      </w:r>
      <w:r w:rsidRPr="002929BA">
        <w:rPr>
          <w:rFonts w:cs="Arial"/>
        </w:rPr>
        <w:fldChar w:fldCharType="end"/>
      </w:r>
      <w:r w:rsidRPr="002929BA">
        <w:rPr>
          <w:rFonts w:cs="Arial"/>
        </w:rPr>
        <w:t xml:space="preserve"> is an open-source environment for the design and</w:t>
      </w:r>
      <w:r w:rsidR="00167E8F">
        <w:rPr>
          <w:rFonts w:cs="Arial"/>
        </w:rPr>
        <w:t xml:space="preserve"> testing of agent-based models. While </w:t>
      </w:r>
      <w:proofErr w:type="spellStart"/>
      <w:r w:rsidR="00167E8F">
        <w:rPr>
          <w:rFonts w:cs="Arial"/>
        </w:rPr>
        <w:t>NetLogo</w:t>
      </w:r>
      <w:proofErr w:type="spellEnd"/>
      <w:r w:rsidR="00167E8F">
        <w:rPr>
          <w:rFonts w:cs="Arial"/>
        </w:rPr>
        <w:t xml:space="preserve"> was initially intended as an</w:t>
      </w:r>
      <w:r w:rsidR="007A56C8">
        <w:rPr>
          <w:rFonts w:cs="Arial"/>
        </w:rPr>
        <w:t xml:space="preserve"> educa</w:t>
      </w:r>
      <w:r w:rsidR="00167E8F">
        <w:rPr>
          <w:rFonts w:cs="Arial"/>
        </w:rPr>
        <w:t xml:space="preserve">tional tool, its ease of use, </w:t>
      </w:r>
      <w:r w:rsidR="00C216A9">
        <w:rPr>
          <w:rFonts w:cs="Arial"/>
        </w:rPr>
        <w:t>robust</w:t>
      </w:r>
      <w:r w:rsidR="008B0C63">
        <w:rPr>
          <w:rFonts w:cs="Arial"/>
        </w:rPr>
        <w:t xml:space="preserve"> </w:t>
      </w:r>
      <w:r w:rsidR="007A56C8">
        <w:rPr>
          <w:rFonts w:cs="Arial"/>
        </w:rPr>
        <w:t xml:space="preserve">performance </w:t>
      </w:r>
      <w:r w:rsidR="00167E8F">
        <w:rPr>
          <w:rFonts w:cs="Arial"/>
        </w:rPr>
        <w:t>and active user community have made</w:t>
      </w:r>
      <w:r w:rsidR="007A56C8">
        <w:rPr>
          <w:rFonts w:cs="Arial"/>
        </w:rPr>
        <w:t xml:space="preserve"> it a pragmatic choice for</w:t>
      </w:r>
      <w:r w:rsidR="00167E8F">
        <w:rPr>
          <w:rFonts w:cs="Arial"/>
        </w:rPr>
        <w:t xml:space="preserve"> a wide </w:t>
      </w:r>
      <w:r w:rsidR="007A56C8">
        <w:rPr>
          <w:rFonts w:cs="Arial"/>
        </w:rPr>
        <w:t xml:space="preserve">range of research applications </w:t>
      </w:r>
      <w:r w:rsidR="007A56C8">
        <w:rPr>
          <w:rFonts w:cs="Arial"/>
        </w:rPr>
        <w:fldChar w:fldCharType="begin"/>
      </w:r>
      <w:r w:rsidR="0076055D">
        <w:rPr>
          <w:rFonts w:cs="Arial"/>
        </w:rPr>
        <w:instrText xml:space="preserve"> ADDIN ZOTERO_ITEM CSL_CITATION {"citationID":"3XoNRkYs","properties":{"formattedCitation":"(Kravari &amp; Bassiliades, 2015; Railsback, Lytinen, &amp; Jackson, 2006)","plainCitation":"(Kravari &amp; Bassiliades, 2015; Railsback, Lytinen, &amp; Jackson, 2006)"},"citationItems":[{"id":2201,"uris":["http://zotero.org/users/2226826/items/GQRZIE5U"],"uri":["http://zotero.org/users/2226826/items/GQRZIE5U"],"itemData":{"id":2201,"type":"article-journal","title":"A Survey of Agent Platforms","container-title":"Journal of Artificial Societies and Social Simulation","page":"11","volume":"18","issue":"1","ISSN":"1460-7425","journalAbbreviation":"JASSS","author":[{"family":"Kravari","given":"Kalliopi"},{"family":"Bassiliades","given":"Nick"}],"issued":{"date-parts":[["2015"]]}}},{"id":2199,"uris":["http://zotero.org/users/2226826/items/P7HGIGU5"],"uri":["http://zotero.org/users/2226826/items/P7HGIGU5"],"itemData":{"id":2199,"type":"article-journal","title":"Agent-based Simulation Platforms: Review and Development Recommendations","container-title":"SIMULATION","page":"609-623","volume":"82","issue":"9","source":"SAGE Journals","abstract":"Five software platforms for scientific agent-based models (ABMs) were reviewed by                 implementing example models in each. NetLogo is the highest-level platform,                 providing a simple yet powerful programming language, built-in graphical interfaces,                 and comprehensive documentation. It is designed primarily for ABMs of mobile                 individuals with local interactions in a grid space, but not necessarily clumsy for                 others. NetLogo is highly recommended, even for prototyping complex models. MASON,                 Repast, and Swarm are “framework and library” platforms,                 providing a conceptual framework for organizing and designing ABMs and corresponding                 software libraries. MASON is least mature and designed with execution speed a high                 priority. The Objective-C version of Swarm is the most mature library platform and                 is stable and well organized. Objective-C seems more natural than Java for ABMs but                 weak error-handling and the lack of developer tools are drawbacks. Java Swarm allows                 Swarm’s Objective-C libraries to be called from Java; it does not seem to                 combine the advantages of the two languages well. Repast provides Swarm-like                 functions in a Java library and is a good choice for many, but parts of its                 organization and design could be improved. A rough comparison of execution speed                 found MASON and Repast usually fastest (MASON 1-35% faster than Repast), Swarm                 (including Objective-C) fastest for simple models but slowest for complex ones, and                 NetLogo intermediate. Recommendations include completing the documentation (for all                 platforms except NetLogo), strengthening conceptual frameworks, providing better                 tools for statistical output and automating simulation experiments, simplifying                 common tasks, and researching technologies for understanding how simulation results arise.","DOI":"10.1177/0037549706073695","ISSN":"0037-5497","shortTitle":"Agent-based Simulation Platforms","journalAbbreviation":"SIMULATION","language":"en","author":[{"family":"Railsback","given":"Steven"},{"family":"Lytinen","given":"Steven"},{"family":"Jackson","given":"Stephen"}],"issued":{"date-parts":[["2006",9,1]]}}}],"schema":"https://github.com/citation-style-language/schema/raw/master/csl-citation.json"} </w:instrText>
      </w:r>
      <w:r w:rsidR="007A56C8">
        <w:rPr>
          <w:rFonts w:cs="Arial"/>
        </w:rPr>
        <w:fldChar w:fldCharType="separate"/>
      </w:r>
      <w:r w:rsidR="0076055D" w:rsidRPr="0076055D">
        <w:rPr>
          <w:rFonts w:cs="Arial"/>
        </w:rPr>
        <w:t>(Kravari &amp; Bassiliades 2015; Railsback, Lytinen, &amp; Jackson 2006)</w:t>
      </w:r>
      <w:r w:rsidR="007A56C8">
        <w:rPr>
          <w:rFonts w:cs="Arial"/>
        </w:rPr>
        <w:fldChar w:fldCharType="end"/>
      </w:r>
      <w:r w:rsidR="007A56C8">
        <w:rPr>
          <w:rFonts w:cs="Arial"/>
        </w:rPr>
        <w:t xml:space="preserve">. </w:t>
      </w:r>
      <w:r w:rsidR="00167E8F">
        <w:rPr>
          <w:rFonts w:cs="Arial"/>
        </w:rPr>
        <w:t xml:space="preserve">It has therefore established itself as a leading platform for agent-based modelling </w:t>
      </w:r>
      <w:r w:rsidR="00167E8F">
        <w:rPr>
          <w:rFonts w:cs="Arial"/>
        </w:rPr>
        <w:fldChar w:fldCharType="begin"/>
      </w:r>
      <w:r w:rsidR="00167E8F">
        <w:rPr>
          <w:rFonts w:cs="Arial"/>
        </w:rPr>
        <w:instrText xml:space="preserve"> ADDIN ZOTERO_ITEM CSL_CITATION {"citationID":"1ucl48sq6n","properties":{"formattedCitation":"(Thiele, 2015)","plainCitation":"(Thiele, 2015)"},"citationItems":[{"id":1873,"uris":["http://zotero.org/users/2226826/items/588CJAZW"],"uri":["http://zotero.org/users/2226826/items/588CJAZW"],"itemData":{"id":1873,"type":"thesis","title":"Towards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C."}],"issued":{"date-parts":[["2015"]]},"accessed":{"date-parts":[["2016",3,21]]}}}],"schema":"https://github.com/citation-style-language/schema/raw/master/csl-citation.json"} </w:instrText>
      </w:r>
      <w:r w:rsidR="00167E8F">
        <w:rPr>
          <w:rFonts w:cs="Arial"/>
        </w:rPr>
        <w:fldChar w:fldCharType="separate"/>
      </w:r>
      <w:r w:rsidR="00167E8F" w:rsidRPr="00167E8F">
        <w:rPr>
          <w:rFonts w:cs="Arial"/>
        </w:rPr>
        <w:t>(Thiele 2015)</w:t>
      </w:r>
      <w:r w:rsidR="00167E8F">
        <w:rPr>
          <w:rFonts w:cs="Arial"/>
        </w:rPr>
        <w:fldChar w:fldCharType="end"/>
      </w:r>
      <w:r w:rsidR="00167E8F">
        <w:rPr>
          <w:rFonts w:cs="Arial"/>
        </w:rPr>
        <w:t>.</w:t>
      </w:r>
    </w:p>
    <w:p w14:paraId="43C4C0AC" w14:textId="77777777" w:rsidR="007A56C8" w:rsidRDefault="007A56C8" w:rsidP="007A56C8">
      <w:pPr>
        <w:spacing w:line="276" w:lineRule="auto"/>
        <w:rPr>
          <w:rFonts w:cs="Arial"/>
        </w:rPr>
      </w:pPr>
    </w:p>
    <w:p w14:paraId="6E2054B5" w14:textId="77777777" w:rsidR="00E061B4" w:rsidRDefault="00634833" w:rsidP="007A56C8">
      <w:pPr>
        <w:spacing w:line="276" w:lineRule="auto"/>
        <w:rPr>
          <w:rFonts w:cs="Arial"/>
        </w:rPr>
      </w:pPr>
      <w:proofErr w:type="spellStart"/>
      <w:r>
        <w:rPr>
          <w:rFonts w:cs="Arial"/>
        </w:rPr>
        <w:t>NetLogo</w:t>
      </w:r>
      <w:proofErr w:type="spellEnd"/>
      <w:r>
        <w:rPr>
          <w:rFonts w:cs="Arial"/>
        </w:rPr>
        <w:t xml:space="preserve"> </w:t>
      </w:r>
      <w:r w:rsidR="002929BA" w:rsidRPr="002929BA">
        <w:rPr>
          <w:rFonts w:cs="Arial"/>
        </w:rPr>
        <w:t xml:space="preserve">is primarily implemented in Java and </w:t>
      </w:r>
      <w:r w:rsidR="002C208C">
        <w:rPr>
          <w:rFonts w:cs="Arial"/>
        </w:rPr>
        <w:t xml:space="preserve">Scala, and </w:t>
      </w:r>
      <w:r w:rsidR="002929BA" w:rsidRPr="002929BA">
        <w:rPr>
          <w:rFonts w:cs="Arial"/>
        </w:rPr>
        <w:t xml:space="preserve">includes a range of functions and methods to support the rapid development of spatially-explicit agent-based models. </w:t>
      </w:r>
      <w:r w:rsidR="0076055D">
        <w:rPr>
          <w:rFonts w:cs="Arial"/>
        </w:rPr>
        <w:fldChar w:fldCharType="begin"/>
      </w:r>
      <w:r w:rsidR="0076055D">
        <w:rPr>
          <w:rFonts w:cs="Arial"/>
        </w:rPr>
        <w:instrText xml:space="preserve"> ADDIN ZOTERO_ITEM CSL_CITATION {"citationID":"a15c1vi19i4","properties":{"formattedCitation":"(Railsback et al., 2017)","plainCitation":"(Railsback et al., 2017)"},"citationItems":[{"id":2248,"uris":["http://zotero.org/users/2226826/items/6TZYHAEF"],"uri":["http://zotero.org/users/2226826/items/6TZYHAEF"],"itemData":{"id":2248,"type":"article-journal","title":"Improving Execution Speed of Models Implemented in NetLogo","container-title":"Journal of Artificial Societies and Social Simulation","page":"3","volume":"20","issue":"1","ISSN":"1460-7425","journalAbbreviation":"JASSS","author":[{"family":"Railsback","given":"Steven"},{"family":"Ayllón","given":"Daniel"},{"family":"Berger","given":"Uta"},{"family":"Grimm","given":"Volker"},{"family":"Lytinen","given":"Steven"},{"family":"Sheppard","given":"Colin"},{"family":"Thiele","given":"Jan"}],"issued":{"date-parts":[["2017"]]}}}],"schema":"https://github.com/citation-style-language/schema/raw/master/csl-citation.json"} </w:instrText>
      </w:r>
      <w:r w:rsidR="0076055D">
        <w:rPr>
          <w:rFonts w:cs="Arial"/>
        </w:rPr>
        <w:fldChar w:fldCharType="separate"/>
      </w:r>
      <w:r w:rsidR="0076055D" w:rsidRPr="0076055D">
        <w:rPr>
          <w:rFonts w:cs="Arial"/>
        </w:rPr>
        <w:t xml:space="preserve">Railsback et al. </w:t>
      </w:r>
      <w:r w:rsidR="00A92D7A">
        <w:rPr>
          <w:rFonts w:cs="Arial"/>
        </w:rPr>
        <w:t>(</w:t>
      </w:r>
      <w:r w:rsidR="0076055D" w:rsidRPr="0076055D">
        <w:rPr>
          <w:rFonts w:cs="Arial"/>
        </w:rPr>
        <w:t>2017)</w:t>
      </w:r>
      <w:r w:rsidR="0076055D">
        <w:rPr>
          <w:rFonts w:cs="Arial"/>
        </w:rPr>
        <w:fldChar w:fldCharType="end"/>
      </w:r>
      <w:r w:rsidR="0076055D">
        <w:rPr>
          <w:rFonts w:cs="Arial"/>
        </w:rPr>
        <w:t xml:space="preserve"> further discuss strategies and techniques to improve the performance of more complex </w:t>
      </w:r>
      <w:proofErr w:type="spellStart"/>
      <w:r w:rsidR="0076055D">
        <w:rPr>
          <w:rFonts w:cs="Arial"/>
        </w:rPr>
        <w:t>NetLogo</w:t>
      </w:r>
      <w:proofErr w:type="spellEnd"/>
      <w:r w:rsidR="0076055D">
        <w:rPr>
          <w:rFonts w:cs="Arial"/>
        </w:rPr>
        <w:t xml:space="preserve"> models. </w:t>
      </w:r>
      <w:r w:rsidR="00C216A9">
        <w:rPr>
          <w:rFonts w:cs="Arial"/>
        </w:rPr>
        <w:t>In addition to connectors for Mathematica and R, d</w:t>
      </w:r>
      <w:r w:rsidR="002929BA" w:rsidRPr="002929BA">
        <w:rPr>
          <w:rFonts w:cs="Arial"/>
        </w:rPr>
        <w:t>iffe</w:t>
      </w:r>
      <w:r w:rsidR="008B0C63">
        <w:rPr>
          <w:rFonts w:cs="Arial"/>
        </w:rPr>
        <w:t xml:space="preserve">rent extension modules are </w:t>
      </w:r>
      <w:r w:rsidR="002929BA" w:rsidRPr="002929BA">
        <w:rPr>
          <w:rFonts w:cs="Arial"/>
        </w:rPr>
        <w:t xml:space="preserve">available, for instance </w:t>
      </w:r>
      <w:r w:rsidR="00DC0922">
        <w:rPr>
          <w:rFonts w:cs="Arial"/>
        </w:rPr>
        <w:t xml:space="preserve">to interface </w:t>
      </w:r>
      <w:proofErr w:type="spellStart"/>
      <w:r w:rsidR="00DC0922">
        <w:rPr>
          <w:rFonts w:cs="Arial"/>
        </w:rPr>
        <w:t>NetLogo</w:t>
      </w:r>
      <w:proofErr w:type="spellEnd"/>
      <w:r w:rsidR="00DC0922">
        <w:rPr>
          <w:rFonts w:cs="Arial"/>
        </w:rPr>
        <w:t xml:space="preserve"> models</w:t>
      </w:r>
      <w:r w:rsidR="002929BA" w:rsidRPr="002929BA">
        <w:rPr>
          <w:rFonts w:cs="Arial"/>
        </w:rPr>
        <w:t xml:space="preserve"> with GIS datasets</w:t>
      </w:r>
      <w:r w:rsidR="00C216A9">
        <w:rPr>
          <w:rFonts w:cs="Arial"/>
        </w:rPr>
        <w:t>.</w:t>
      </w:r>
      <w:r w:rsidR="00EE5894">
        <w:rPr>
          <w:rFonts w:cs="Arial"/>
        </w:rPr>
        <w:t xml:space="preserve"> </w:t>
      </w:r>
      <w:r w:rsidR="00F14BE6">
        <w:rPr>
          <w:rFonts w:cs="Arial"/>
        </w:rPr>
        <w:t>In particular,</w:t>
      </w:r>
      <w:r w:rsidR="00EE5894">
        <w:rPr>
          <w:rFonts w:cs="Arial"/>
        </w:rPr>
        <w:t xml:space="preserve"> an extension for Python </w:t>
      </w:r>
      <w:r w:rsidR="00F14BE6">
        <w:rPr>
          <w:rFonts w:cs="Arial"/>
        </w:rPr>
        <w:fldChar w:fldCharType="begin"/>
      </w:r>
      <w:r w:rsidR="00F14BE6">
        <w:rPr>
          <w:rFonts w:cs="Arial"/>
        </w:rPr>
        <w:instrText xml:space="preserve"> ADDIN ZOTERO_ITEM CSL_CITATION {"citationID":"a288biroecq","properties":{"formattedCitation":"(Head, 2017)","plainCitation":"(Head, 2017)"},"citationItems":[{"id":2246,"uris":["http://zotero.org/users/2226826/items/ESK9HZPI"],"uri":["http://zotero.org/users/2226826/items/ESK9HZPI"],"itemData":{"id":2246,"type":"book","title":"NetLogo Python extension","URL":"https://github.com/qiemem/PythonExtension","author":[{"family":"Head","given":"Bryan"}],"issued":{"date-parts":[["2017"]]}}}],"schema":"https://github.com/citation-style-language/schema/raw/master/csl-citation.json"} </w:instrText>
      </w:r>
      <w:r w:rsidR="00F14BE6">
        <w:rPr>
          <w:rFonts w:cs="Arial"/>
        </w:rPr>
        <w:fldChar w:fldCharType="separate"/>
      </w:r>
      <w:r w:rsidR="00F14BE6" w:rsidRPr="00EE5894">
        <w:rPr>
          <w:rFonts w:cs="Arial"/>
        </w:rPr>
        <w:t>(Head 2017)</w:t>
      </w:r>
      <w:r w:rsidR="00F14BE6">
        <w:rPr>
          <w:rFonts w:cs="Arial"/>
        </w:rPr>
        <w:fldChar w:fldCharType="end"/>
      </w:r>
      <w:r w:rsidR="00F14BE6">
        <w:rPr>
          <w:rFonts w:cs="Arial"/>
        </w:rPr>
        <w:t xml:space="preserve"> </w:t>
      </w:r>
      <w:r w:rsidR="00A92D7A">
        <w:rPr>
          <w:rFonts w:cs="Arial"/>
        </w:rPr>
        <w:t>offers a converse</w:t>
      </w:r>
      <w:r w:rsidR="00DC0922">
        <w:rPr>
          <w:rFonts w:cs="Arial"/>
        </w:rPr>
        <w:t xml:space="preserve"> functionality </w:t>
      </w:r>
      <w:r w:rsidR="00A92D7A">
        <w:rPr>
          <w:rFonts w:cs="Arial"/>
        </w:rPr>
        <w:t>to</w:t>
      </w:r>
      <w:r w:rsidR="00DC0922">
        <w:rPr>
          <w:rFonts w:cs="Arial"/>
        </w:rPr>
        <w:t xml:space="preserve"> the </w:t>
      </w:r>
      <w:proofErr w:type="spellStart"/>
      <w:r w:rsidR="00DC0922">
        <w:rPr>
          <w:rFonts w:cs="Arial"/>
        </w:rPr>
        <w:t>pyNetLogo</w:t>
      </w:r>
      <w:proofErr w:type="spellEnd"/>
      <w:r w:rsidR="00DC0922">
        <w:rPr>
          <w:rFonts w:cs="Arial"/>
        </w:rPr>
        <w:t xml:space="preserve"> connector</w:t>
      </w:r>
      <w:r w:rsidR="00A92D7A">
        <w:rPr>
          <w:rFonts w:cs="Arial"/>
        </w:rPr>
        <w:t>,</w:t>
      </w:r>
      <w:r w:rsidR="00DC0922">
        <w:rPr>
          <w:rFonts w:cs="Arial"/>
        </w:rPr>
        <w:t xml:space="preserve"> by allowing Python code to be executed from a </w:t>
      </w:r>
      <w:proofErr w:type="spellStart"/>
      <w:r w:rsidR="00DC0922">
        <w:rPr>
          <w:rFonts w:cs="Arial"/>
        </w:rPr>
        <w:t>NetLogo</w:t>
      </w:r>
      <w:proofErr w:type="spellEnd"/>
      <w:r w:rsidR="00DC0922">
        <w:rPr>
          <w:rFonts w:cs="Arial"/>
        </w:rPr>
        <w:t xml:space="preserve"> model</w:t>
      </w:r>
      <w:r w:rsidR="00F14BE6">
        <w:rPr>
          <w:rFonts w:cs="Arial"/>
        </w:rPr>
        <w:t>.</w:t>
      </w:r>
    </w:p>
    <w:p w14:paraId="695E95DE" w14:textId="77777777" w:rsidR="007A56C8" w:rsidRDefault="007A56C8" w:rsidP="007A56C8">
      <w:pPr>
        <w:spacing w:line="276" w:lineRule="auto"/>
        <w:rPr>
          <w:rFonts w:cs="Arial"/>
        </w:rPr>
      </w:pPr>
    </w:p>
    <w:p w14:paraId="6CA85810" w14:textId="77777777" w:rsidR="00D863D6" w:rsidRPr="004D6278" w:rsidRDefault="002844A8" w:rsidP="004D6278">
      <w:pPr>
        <w:ind w:left="360"/>
        <w:rPr>
          <w:rFonts w:cs="Arial"/>
          <w:b/>
        </w:rPr>
      </w:pPr>
      <w:r w:rsidRPr="004D6278">
        <w:rPr>
          <w:rFonts w:cs="Arial"/>
          <w:b/>
        </w:rPr>
        <w:t xml:space="preserve">Python </w:t>
      </w:r>
    </w:p>
    <w:p w14:paraId="114745AB" w14:textId="77777777" w:rsidR="001369EC" w:rsidRDefault="0076584B" w:rsidP="008B0C63">
      <w:pPr>
        <w:spacing w:line="276" w:lineRule="auto"/>
        <w:rPr>
          <w:rFonts w:cs="Arial"/>
        </w:rPr>
      </w:pPr>
      <w:r w:rsidRPr="0044071B">
        <w:rPr>
          <w:rFonts w:cs="Arial"/>
        </w:rPr>
        <w:t>Python is a widely used high-level</w:t>
      </w:r>
      <w:r w:rsidR="005F551B">
        <w:rPr>
          <w:rFonts w:cs="Arial"/>
        </w:rPr>
        <w:t>,</w:t>
      </w:r>
      <w:r w:rsidRPr="0044071B">
        <w:rPr>
          <w:rFonts w:cs="Arial"/>
        </w:rPr>
        <w:t xml:space="preserve"> </w:t>
      </w:r>
      <w:r>
        <w:rPr>
          <w:rFonts w:cs="Arial"/>
        </w:rPr>
        <w:t xml:space="preserve">general-purpose </w:t>
      </w:r>
      <w:r w:rsidRPr="0044071B">
        <w:rPr>
          <w:rFonts w:cs="Arial"/>
        </w:rPr>
        <w:t xml:space="preserve">open source programming language that supports various programming paradigms. Python places a strong emphasis on code readability and code expressiveness. </w:t>
      </w:r>
      <w:r>
        <w:rPr>
          <w:rFonts w:cs="Arial"/>
        </w:rPr>
        <w:t xml:space="preserve">A large collection of libraries for many typical programming tasks is readily available. Python </w:t>
      </w:r>
      <w:r w:rsidRPr="0044071B">
        <w:rPr>
          <w:rFonts w:cs="Arial"/>
        </w:rPr>
        <w:t>is increasingly popular for scientific computing purposes due to the rapidly expanding scientific computing ecosystem available for Python.</w:t>
      </w:r>
    </w:p>
    <w:p w14:paraId="76485B4E" w14:textId="77777777" w:rsidR="001369EC" w:rsidRDefault="001369EC" w:rsidP="008B0C63">
      <w:pPr>
        <w:spacing w:line="276" w:lineRule="auto"/>
        <w:rPr>
          <w:rFonts w:cs="Arial"/>
        </w:rPr>
      </w:pPr>
    </w:p>
    <w:p w14:paraId="50E3A34A" w14:textId="77777777" w:rsidR="008B0C63" w:rsidRDefault="008B0C63" w:rsidP="008B0C63">
      <w:pPr>
        <w:spacing w:line="276" w:lineRule="auto"/>
        <w:rPr>
          <w:rFonts w:cs="Arial"/>
        </w:rPr>
      </w:pPr>
      <w:r>
        <w:rPr>
          <w:rFonts w:cs="Arial"/>
        </w:rPr>
        <w:t>This ecosystem includes</w:t>
      </w:r>
      <w:r w:rsidR="00312C85">
        <w:rPr>
          <w:rFonts w:cs="Arial"/>
        </w:rPr>
        <w:t xml:space="preserve"> </w:t>
      </w:r>
      <w:proofErr w:type="spellStart"/>
      <w:r w:rsidR="0026403A">
        <w:rPr>
          <w:rFonts w:cs="Arial"/>
        </w:rPr>
        <w:t>NumPy</w:t>
      </w:r>
      <w:proofErr w:type="spellEnd"/>
      <w:r>
        <w:rPr>
          <w:rFonts w:cs="Arial"/>
        </w:rPr>
        <w:t xml:space="preserve"> </w:t>
      </w:r>
      <w:r w:rsidR="00963AD3">
        <w:rPr>
          <w:rFonts w:cs="Arial"/>
        </w:rPr>
        <w:fldChar w:fldCharType="begin"/>
      </w:r>
      <w:r w:rsidR="00963AD3">
        <w:rPr>
          <w:rFonts w:cs="Arial"/>
        </w:rPr>
        <w:instrText xml:space="preserve"> ADDIN ZOTERO_ITEM CSL_CITATION {"citationID":"2oh2o3chfb","properties":{"formattedCitation":"(Walt, Colbert, &amp; Varoquaux, 2011)","plainCitation":"(Walt, Colbert, &amp; Varoquaux, 2011)"},"citationItems":[{"id":2228,"uris":["http://zotero.org/users/2226826/items/VTMFKXWS"],"uri":["http://zotero.org/users/2226826/items/VTMFKXWS"],"itemData":{"id":2228,"type":"article-journal","title":"The NumPy Array: A Structure for Efficient Numerical Computation","container-title":"Computing in Science Engineering","page":"22-30","volume":"13","issue":"2","source":"IEEE Xplore","abstract":"In the Python world, NumPy arrays are the standard representation for numerical data and enable efficient implementation of numerical computations in a high-level language. As this effort shows, NumPy performance can be improved through three techniques: vectorizing calculations, avoiding copying data in memory, and minimizing operation counts.","DOI":"10.1109/MCSE.2011.37","ISSN":"1521-9615","shortTitle":"The NumPy Array","author":[{"family":"Walt","given":"S.","dropping-particle":"van der"},{"family":"Colbert","given":"S. C."},{"family":"Varoquaux","given":"G."}],"issued":{"date-parts":[["2011",3]]}}}],"schema":"https://github.com/citation-style-language/schema/raw/master/csl-citation.json"} </w:instrText>
      </w:r>
      <w:r w:rsidR="00963AD3">
        <w:rPr>
          <w:rFonts w:cs="Arial"/>
        </w:rPr>
        <w:fldChar w:fldCharType="separate"/>
      </w:r>
      <w:r w:rsidR="00963AD3" w:rsidRPr="00963AD3">
        <w:rPr>
          <w:rFonts w:cs="Arial"/>
        </w:rPr>
        <w:t>(Walt, Colbert, &amp; Varoquaux 2011)</w:t>
      </w:r>
      <w:r w:rsidR="00963AD3">
        <w:rPr>
          <w:rFonts w:cs="Arial"/>
        </w:rPr>
        <w:fldChar w:fldCharType="end"/>
      </w:r>
      <w:r w:rsidR="00963AD3">
        <w:rPr>
          <w:rFonts w:cs="Arial"/>
        </w:rPr>
        <w:t xml:space="preserve"> </w:t>
      </w:r>
      <w:r>
        <w:rPr>
          <w:rFonts w:cs="Arial"/>
        </w:rPr>
        <w:t xml:space="preserve">and pandas </w:t>
      </w:r>
      <w:r w:rsidR="00963AD3">
        <w:rPr>
          <w:rFonts w:cs="Arial"/>
        </w:rPr>
        <w:fldChar w:fldCharType="begin"/>
      </w:r>
      <w:r w:rsidR="00963AD3">
        <w:rPr>
          <w:rFonts w:cs="Arial"/>
        </w:rPr>
        <w:instrText xml:space="preserve"> ADDIN ZOTERO_ITEM CSL_CITATION {"citationID":"cl5n8t8ce","properties":{"formattedCitation":"(McKinney, 2010)","plainCitation":"(McKinney, 2010)"},"citationItems":[{"id":2223,"uris":["http://zotero.org/users/2226826/items/PAB3KGAF"],"uri":["http://zotero.org/users/2226826/items/PAB3KGAF"],"itemData":{"id":2223,"type":"paper-conference","title":"Data Structures for Statistical Computing in Python","container-title":"Proceedings of the 9th Python in Science Conference","page":"51 - 56","author":[{"family":"McKinney","given":"Wes"}],"editor":[{"family":"Walt","given":"Stéfan","dropping-particle":"van der"},{"family":"Millman","given":"Jarrod"}],"issued":{"date-parts":[["2010"]]}}}],"schema":"https://github.com/citation-style-language/schema/raw/master/csl-citation.json"} </w:instrText>
      </w:r>
      <w:r w:rsidR="00963AD3">
        <w:rPr>
          <w:rFonts w:cs="Arial"/>
        </w:rPr>
        <w:fldChar w:fldCharType="separate"/>
      </w:r>
      <w:r w:rsidR="00963AD3" w:rsidRPr="00963AD3">
        <w:rPr>
          <w:rFonts w:cs="Arial"/>
        </w:rPr>
        <w:t>(McKinney 2010)</w:t>
      </w:r>
      <w:r w:rsidR="00963AD3">
        <w:rPr>
          <w:rFonts w:cs="Arial"/>
        </w:rPr>
        <w:fldChar w:fldCharType="end"/>
      </w:r>
      <w:r w:rsidR="00963AD3">
        <w:rPr>
          <w:rFonts w:cs="Arial"/>
        </w:rPr>
        <w:t xml:space="preserve"> </w:t>
      </w:r>
      <w:r>
        <w:rPr>
          <w:rFonts w:cs="Arial"/>
        </w:rPr>
        <w:t xml:space="preserve">for data manipulation, SciPy </w:t>
      </w:r>
      <w:r w:rsidR="00D34AAF">
        <w:rPr>
          <w:rFonts w:cs="Arial"/>
        </w:rPr>
        <w:fldChar w:fldCharType="begin"/>
      </w:r>
      <w:r w:rsidR="00D34AAF">
        <w:rPr>
          <w:rFonts w:cs="Arial"/>
        </w:rPr>
        <w:instrText xml:space="preserve"> ADDIN ZOTERO_ITEM CSL_CITATION {"citationID":"2og5kl2eb6","properties":{"formattedCitation":"(Jones, Oliphant, Peterson, &amp; others, 2001)","plainCitation":"(Jones, Oliphant, Peterson, &amp; others, 2001)"},"citationItems":[{"id":2231,"uris":["http://zotero.org/users/2226826/items/UMDBR3JG"],"uri":["http://zotero.org/users/2226826/items/UMDBR3JG"],"itemData":{"id":2231,"type":"book","title":"SciPy: Open source scientific tools for Python","URL":"http://www.scipy.org/","author":[{"family":"Jones","given":"Eric"},{"family":"Oliphant","given":"Travis"},{"family":"Peterson","given":"Pearu"},{"literal":"others"}],"issued":{"date-parts":[["2001"]]}}}],"schema":"https://github.com/citation-style-language/schema/raw/master/csl-citation.json"} </w:instrText>
      </w:r>
      <w:r w:rsidR="00D34AAF">
        <w:rPr>
          <w:rFonts w:cs="Arial"/>
        </w:rPr>
        <w:fldChar w:fldCharType="separate"/>
      </w:r>
      <w:r w:rsidR="00D34AAF" w:rsidRPr="00D34AAF">
        <w:rPr>
          <w:rFonts w:cs="Arial"/>
        </w:rPr>
        <w:t>(Jones, Oliphant, Peterson, &amp; others 2001)</w:t>
      </w:r>
      <w:r w:rsidR="00D34AAF">
        <w:rPr>
          <w:rFonts w:cs="Arial"/>
        </w:rPr>
        <w:fldChar w:fldCharType="end"/>
      </w:r>
      <w:r w:rsidR="00D34AAF">
        <w:rPr>
          <w:rFonts w:cs="Arial"/>
        </w:rPr>
        <w:t xml:space="preserve"> </w:t>
      </w:r>
      <w:r>
        <w:rPr>
          <w:rFonts w:cs="Arial"/>
        </w:rPr>
        <w:t xml:space="preserve">for general numerical </w:t>
      </w:r>
      <w:r w:rsidR="00312C85">
        <w:rPr>
          <w:rFonts w:cs="Arial"/>
        </w:rPr>
        <w:t>tasks,</w:t>
      </w:r>
      <w:r>
        <w:rPr>
          <w:rFonts w:cs="Arial"/>
        </w:rPr>
        <w:t xml:space="preserve"> </w:t>
      </w:r>
      <w:proofErr w:type="spellStart"/>
      <w:r>
        <w:rPr>
          <w:rFonts w:cs="Arial"/>
        </w:rPr>
        <w:t>Matplotlib</w:t>
      </w:r>
      <w:proofErr w:type="spellEnd"/>
      <w:r>
        <w:rPr>
          <w:rFonts w:cs="Arial"/>
        </w:rPr>
        <w:t xml:space="preserve"> </w:t>
      </w:r>
      <w:r w:rsidR="00D34AAF">
        <w:rPr>
          <w:rFonts w:cs="Arial"/>
        </w:rPr>
        <w:fldChar w:fldCharType="begin"/>
      </w:r>
      <w:r w:rsidR="00D34AAF">
        <w:rPr>
          <w:rFonts w:cs="Arial"/>
        </w:rPr>
        <w:instrText xml:space="preserve"> ADDIN ZOTERO_ITEM CSL_CITATION {"citationID":"ds3m0cc7n","properties":{"formattedCitation":"(Hunter, 2007)","plainCitation":"(Hunter, 2007)"},"citationItems":[{"id":2233,"uris":["http://zotero.org/users/2226826/items/9PF3XVCM"],"uri":["http://zotero.org/users/2226826/items/9PF3XVCM"],"itemData":{"id":2233,"type":"article-journal","title":"Matplotlib: A 2D Graphics Environment","container-title":"Computing in Science &amp; Engineering","page":"90-95","volume":"9","issue":"3","DOI":"10.1109/MCSE.2007.55","author":[{"family":"Hunter","given":"John D."}],"issued":{"date-parts":[["2007"]]}}}],"schema":"https://github.com/citation-style-language/schema/raw/master/csl-citation.json"} </w:instrText>
      </w:r>
      <w:r w:rsidR="00D34AAF">
        <w:rPr>
          <w:rFonts w:cs="Arial"/>
        </w:rPr>
        <w:fldChar w:fldCharType="separate"/>
      </w:r>
      <w:r w:rsidR="00D34AAF" w:rsidRPr="00D34AAF">
        <w:rPr>
          <w:rFonts w:cs="Arial"/>
        </w:rPr>
        <w:t>(Hunter 2007)</w:t>
      </w:r>
      <w:r w:rsidR="00D34AAF">
        <w:rPr>
          <w:rFonts w:cs="Arial"/>
        </w:rPr>
        <w:fldChar w:fldCharType="end"/>
      </w:r>
      <w:r w:rsidR="00D34AAF">
        <w:rPr>
          <w:rFonts w:cs="Arial"/>
        </w:rPr>
        <w:t xml:space="preserve"> </w:t>
      </w:r>
      <w:r>
        <w:rPr>
          <w:rFonts w:cs="Arial"/>
        </w:rPr>
        <w:t>for plotting</w:t>
      </w:r>
      <w:r w:rsidR="00312C85">
        <w:rPr>
          <w:rFonts w:cs="Arial"/>
        </w:rPr>
        <w:t xml:space="preserve"> and visualization, a</w:t>
      </w:r>
      <w:r w:rsidR="00D16111">
        <w:rPr>
          <w:rFonts w:cs="Arial"/>
        </w:rPr>
        <w:t>s well as</w:t>
      </w:r>
      <w:r w:rsidR="00312C85">
        <w:rPr>
          <w:rFonts w:cs="Arial"/>
        </w:rPr>
        <w:t xml:space="preserve"> </w:t>
      </w:r>
      <w:proofErr w:type="spellStart"/>
      <w:r w:rsidR="00EE5894">
        <w:rPr>
          <w:rFonts w:cs="Arial"/>
        </w:rPr>
        <w:t>Jupyter</w:t>
      </w:r>
      <w:proofErr w:type="spellEnd"/>
      <w:r w:rsidR="00D16111">
        <w:rPr>
          <w:rFonts w:cs="Arial"/>
        </w:rPr>
        <w:t xml:space="preserve"> and </w:t>
      </w:r>
      <w:proofErr w:type="spellStart"/>
      <w:r w:rsidR="00D16111">
        <w:rPr>
          <w:rFonts w:cs="Arial"/>
        </w:rPr>
        <w:t>IPython</w:t>
      </w:r>
      <w:proofErr w:type="spellEnd"/>
      <w:r w:rsidR="00D34AAF">
        <w:rPr>
          <w:rFonts w:cs="Arial"/>
        </w:rPr>
        <w:t xml:space="preserve"> </w:t>
      </w:r>
      <w:r w:rsidR="00D34AAF">
        <w:rPr>
          <w:rFonts w:cs="Arial"/>
        </w:rPr>
        <w:fldChar w:fldCharType="begin"/>
      </w:r>
      <w:r w:rsidR="00D34AAF">
        <w:rPr>
          <w:rFonts w:cs="Arial"/>
        </w:rPr>
        <w:instrText xml:space="preserve"> ADDIN ZOTERO_ITEM CSL_CITATION {"citationID":"1ipmqllft4","properties":{"formattedCitation":"{\\rtf (P\\uc0\\u233{}rez &amp; Granger, 2007)}","plainCitation":"(Pérez &amp; Granger, 2007)"},"citationItems":[{"id":2224,"uris":["http://zotero.org/users/2226826/items/R2B393RG"],"uri":["http://zotero.org/users/2226826/items/R2B393RG"],"itemData":{"id":2224,"type":"article-journal","title":"IPython: A System for Interactive Scientific Computing","container-title":"Computing in Science &amp; Engineering","page":"21-29","volume":"9","issue":"3","source":"aip.scitation.org (Atypon)","DOI":"10.1109/MCSE.2007.53","ISSN":"1521-9615","shortTitle":"IPython","journalAbbreviation":"Computing in Science &amp; Engineering","author":[{"family":"Pérez","given":"Fernando"},{"family":"Granger","given":"Brian E."}],"issued":{"date-parts":[["2007",5,1]]}}}],"schema":"https://github.com/citation-style-language/schema/raw/master/csl-citation.json"} </w:instrText>
      </w:r>
      <w:r w:rsidR="00D34AAF">
        <w:rPr>
          <w:rFonts w:cs="Arial"/>
        </w:rPr>
        <w:fldChar w:fldCharType="separate"/>
      </w:r>
      <w:r w:rsidR="00D34AAF" w:rsidRPr="00D34AAF">
        <w:rPr>
          <w:rFonts w:cs="Arial"/>
          <w:szCs w:val="24"/>
        </w:rPr>
        <w:t>(Pérez &amp; Granger</w:t>
      </w:r>
      <w:r w:rsidR="00A92D7A">
        <w:rPr>
          <w:rFonts w:cs="Arial"/>
          <w:szCs w:val="24"/>
        </w:rPr>
        <w:t xml:space="preserve"> </w:t>
      </w:r>
      <w:r w:rsidR="00D34AAF" w:rsidRPr="00D34AAF">
        <w:rPr>
          <w:rFonts w:cs="Arial"/>
          <w:szCs w:val="24"/>
        </w:rPr>
        <w:t>2007)</w:t>
      </w:r>
      <w:r w:rsidR="00D34AAF">
        <w:rPr>
          <w:rFonts w:cs="Arial"/>
        </w:rPr>
        <w:fldChar w:fldCharType="end"/>
      </w:r>
      <w:r w:rsidR="00D34AAF">
        <w:rPr>
          <w:rFonts w:cs="Arial"/>
        </w:rPr>
        <w:t xml:space="preserve"> </w:t>
      </w:r>
      <w:r w:rsidR="00312C85">
        <w:rPr>
          <w:rFonts w:cs="Arial"/>
        </w:rPr>
        <w:t xml:space="preserve">for interactive analysis. These libraries </w:t>
      </w:r>
      <w:r w:rsidR="00A929A8">
        <w:rPr>
          <w:rFonts w:cs="Arial"/>
        </w:rPr>
        <w:t>are</w:t>
      </w:r>
      <w:r w:rsidR="00312C85">
        <w:rPr>
          <w:rFonts w:cs="Arial"/>
        </w:rPr>
        <w:t xml:space="preserve"> pre-packaged in several scientific distributions for Pytho</w:t>
      </w:r>
      <w:r w:rsidR="001369EC">
        <w:rPr>
          <w:rFonts w:cs="Arial"/>
        </w:rPr>
        <w:t>n, such as Continuum Anaconda. A</w:t>
      </w:r>
      <w:r w:rsidR="00312C85">
        <w:rPr>
          <w:rFonts w:cs="Arial"/>
        </w:rPr>
        <w:t xml:space="preserve">dditional libraries can be installed through standard package managers such as </w:t>
      </w:r>
      <w:r w:rsidR="00312C85" w:rsidRPr="00F14155">
        <w:rPr>
          <w:rFonts w:cs="Arial"/>
        </w:rPr>
        <w:t xml:space="preserve">pip </w:t>
      </w:r>
      <w:r w:rsidR="00312C85">
        <w:rPr>
          <w:rFonts w:cs="Arial"/>
        </w:rPr>
        <w:t xml:space="preserve">and </w:t>
      </w:r>
      <w:proofErr w:type="spellStart"/>
      <w:r w:rsidR="00312C85" w:rsidRPr="00F14155">
        <w:rPr>
          <w:rFonts w:cs="Arial"/>
        </w:rPr>
        <w:t>conda</w:t>
      </w:r>
      <w:proofErr w:type="spellEnd"/>
      <w:r w:rsidR="00312C85">
        <w:rPr>
          <w:rFonts w:cs="Arial"/>
        </w:rPr>
        <w:t>.</w:t>
      </w:r>
    </w:p>
    <w:p w14:paraId="47FC33B6" w14:textId="77777777" w:rsidR="00EC2DD2" w:rsidRDefault="00EC2DD2" w:rsidP="0076584B">
      <w:pPr>
        <w:spacing w:line="276" w:lineRule="auto"/>
        <w:rPr>
          <w:rFonts w:cs="Arial"/>
        </w:rPr>
      </w:pPr>
    </w:p>
    <w:p w14:paraId="3158A130" w14:textId="77777777" w:rsidR="005F551B" w:rsidRDefault="0076584B" w:rsidP="0076584B">
      <w:pPr>
        <w:spacing w:line="276" w:lineRule="auto"/>
        <w:rPr>
          <w:rFonts w:cs="Arial"/>
        </w:rPr>
      </w:pPr>
      <w:r>
        <w:rPr>
          <w:rFonts w:cs="Arial"/>
        </w:rPr>
        <w:t xml:space="preserve">Python is often used as a </w:t>
      </w:r>
      <w:r w:rsidR="00A02618">
        <w:rPr>
          <w:rFonts w:cs="Arial"/>
        </w:rPr>
        <w:t>“</w:t>
      </w:r>
      <w:r>
        <w:rPr>
          <w:rFonts w:cs="Arial"/>
        </w:rPr>
        <w:t>glue</w:t>
      </w:r>
      <w:r w:rsidR="00A02618">
        <w:rPr>
          <w:rFonts w:cs="Arial"/>
        </w:rPr>
        <w:t>”</w:t>
      </w:r>
      <w:r>
        <w:rPr>
          <w:rFonts w:cs="Arial"/>
        </w:rPr>
        <w:t xml:space="preserve"> language, meaning that it connects pieces of software written in different languages together into a</w:t>
      </w:r>
      <w:r w:rsidR="003F69B1">
        <w:rPr>
          <w:rFonts w:cs="Arial"/>
        </w:rPr>
        <w:t xml:space="preserve"> bigger application. For instance, t</w:t>
      </w:r>
      <w:r w:rsidRPr="002929BA">
        <w:rPr>
          <w:rFonts w:cs="Arial"/>
        </w:rPr>
        <w:t xml:space="preserve">he </w:t>
      </w:r>
      <w:proofErr w:type="spellStart"/>
      <w:r w:rsidRPr="002929BA">
        <w:rPr>
          <w:rFonts w:cs="Arial"/>
        </w:rPr>
        <w:t>JPype</w:t>
      </w:r>
      <w:proofErr w:type="spellEnd"/>
      <w:r w:rsidRPr="002929BA">
        <w:rPr>
          <w:rFonts w:cs="Arial"/>
        </w:rPr>
        <w:t xml:space="preserve"> library </w:t>
      </w:r>
      <w:r w:rsidR="0073205F">
        <w:rPr>
          <w:rFonts w:cs="Arial"/>
        </w:rPr>
        <w:fldChar w:fldCharType="begin"/>
      </w:r>
      <w:r w:rsidR="0073205F">
        <w:rPr>
          <w:rFonts w:cs="Arial"/>
        </w:rPr>
        <w:instrText xml:space="preserve"> ADDIN ZOTERO_ITEM CSL_CITATION {"citationID":"1f9889ck3h","properties":{"formattedCitation":"(Menard &amp; Nell, 2014)","plainCitation":"(Menard &amp; Nell, 2014)"},"citationItems":[{"id":2205,"uris":["http://zotero.org/users/2226826/items/CUD8MHDV"],"uri":["http://zotero.org/users/2226826/items/CUD8MHDV"],"itemData":{"id":2205,"type":"book","title":"Jpype","URL":"https://pypi.python.org/pypi/JPype1","author":[{"family":"Menard","given":"Steve"},{"family":"Nell","given":"Luis"}],"issued":{"date-parts":[["2014"]]}}}],"schema":"https://github.com/citation-style-language/schema/raw/master/csl-citation.json"} </w:instrText>
      </w:r>
      <w:r w:rsidR="0073205F">
        <w:rPr>
          <w:rFonts w:cs="Arial"/>
        </w:rPr>
        <w:fldChar w:fldCharType="separate"/>
      </w:r>
      <w:r w:rsidR="0073205F" w:rsidRPr="0073205F">
        <w:rPr>
          <w:rFonts w:cs="Arial"/>
        </w:rPr>
        <w:t>(Menard &amp; Nell 2014)</w:t>
      </w:r>
      <w:r w:rsidR="0073205F">
        <w:rPr>
          <w:rFonts w:cs="Arial"/>
        </w:rPr>
        <w:fldChar w:fldCharType="end"/>
      </w:r>
      <w:r w:rsidR="0073205F">
        <w:rPr>
          <w:rFonts w:cs="Arial"/>
        </w:rPr>
        <w:t xml:space="preserve"> </w:t>
      </w:r>
      <w:r w:rsidRPr="002929BA">
        <w:rPr>
          <w:rFonts w:cs="Arial"/>
        </w:rPr>
        <w:t xml:space="preserve">can be used to access </w:t>
      </w:r>
      <w:r>
        <w:rPr>
          <w:rFonts w:cs="Arial"/>
        </w:rPr>
        <w:t xml:space="preserve">Java class libraries through interfacing </w:t>
      </w:r>
      <w:r w:rsidR="00080953">
        <w:rPr>
          <w:rFonts w:cs="Arial"/>
        </w:rPr>
        <w:t>the Python interpreter and</w:t>
      </w:r>
      <w:r w:rsidR="00E87CB1">
        <w:rPr>
          <w:rFonts w:cs="Arial"/>
        </w:rPr>
        <w:t xml:space="preserve"> the Java Virtual Machine</w:t>
      </w:r>
      <w:r w:rsidR="006B3D70">
        <w:rPr>
          <w:rFonts w:cs="Arial"/>
        </w:rPr>
        <w:t xml:space="preserve">. </w:t>
      </w:r>
      <w:proofErr w:type="spellStart"/>
      <w:r w:rsidR="00826585">
        <w:rPr>
          <w:rFonts w:cs="Arial"/>
        </w:rPr>
        <w:t>PyNetlogo</w:t>
      </w:r>
      <w:proofErr w:type="spellEnd"/>
      <w:r w:rsidR="00826585">
        <w:rPr>
          <w:rFonts w:cs="Arial"/>
        </w:rPr>
        <w:t xml:space="preserve"> </w:t>
      </w:r>
      <w:r w:rsidR="00E87CB1">
        <w:rPr>
          <w:rFonts w:cs="Arial"/>
        </w:rPr>
        <w:t xml:space="preserve">therefore </w:t>
      </w:r>
      <w:r w:rsidR="00826585">
        <w:rPr>
          <w:rFonts w:cs="Arial"/>
        </w:rPr>
        <w:t xml:space="preserve">relies on </w:t>
      </w:r>
      <w:proofErr w:type="spellStart"/>
      <w:r w:rsidR="00826585">
        <w:rPr>
          <w:rFonts w:cs="Arial"/>
        </w:rPr>
        <w:t>JPype</w:t>
      </w:r>
      <w:proofErr w:type="spellEnd"/>
      <w:r w:rsidR="00826585">
        <w:rPr>
          <w:rFonts w:cs="Arial"/>
        </w:rPr>
        <w:t xml:space="preserve"> for interacting with </w:t>
      </w:r>
      <w:proofErr w:type="spellStart"/>
      <w:r w:rsidR="00826585">
        <w:rPr>
          <w:rFonts w:cs="Arial"/>
        </w:rPr>
        <w:t>NetLogo</w:t>
      </w:r>
      <w:proofErr w:type="spellEnd"/>
      <w:r w:rsidR="00826585">
        <w:rPr>
          <w:rFonts w:cs="Arial"/>
        </w:rPr>
        <w:t xml:space="preserve">. </w:t>
      </w:r>
    </w:p>
    <w:p w14:paraId="302C80A3" w14:textId="77777777" w:rsidR="00027EAF" w:rsidRDefault="00027EAF" w:rsidP="00D863D6">
      <w:pPr>
        <w:rPr>
          <w:rFonts w:cs="Arial"/>
        </w:rPr>
      </w:pPr>
    </w:p>
    <w:p w14:paraId="364FAAA8" w14:textId="77777777" w:rsidR="00DC0922" w:rsidRPr="002929BA" w:rsidRDefault="00DC0922" w:rsidP="00D863D6">
      <w:pPr>
        <w:rPr>
          <w:rFonts w:cs="Arial"/>
        </w:rPr>
      </w:pPr>
    </w:p>
    <w:p w14:paraId="2952C6C6" w14:textId="77777777" w:rsidR="00E061B4" w:rsidRPr="004D6278" w:rsidRDefault="002844A8" w:rsidP="004D6278">
      <w:pPr>
        <w:rPr>
          <w:rFonts w:cs="Arial"/>
        </w:rPr>
      </w:pPr>
      <w:r w:rsidRPr="004D6278">
        <w:rPr>
          <w:rFonts w:cs="Arial"/>
          <w:b/>
          <w:lang w:val="en-GB"/>
        </w:rPr>
        <w:t>SOFTWARE IMPLEMENTATION</w:t>
      </w:r>
    </w:p>
    <w:p w14:paraId="67A0684D" w14:textId="77777777" w:rsidR="0023160E" w:rsidRDefault="008C7540" w:rsidP="00077BF0">
      <w:pPr>
        <w:pStyle w:val="ListParagraph"/>
        <w:spacing w:line="276" w:lineRule="auto"/>
        <w:ind w:left="0"/>
        <w:rPr>
          <w:rFonts w:cs="Arial"/>
        </w:rPr>
      </w:pPr>
      <w:r w:rsidRPr="002929BA">
        <w:rPr>
          <w:rFonts w:cs="Arial"/>
        </w:rPr>
        <w:t xml:space="preserve">This section </w:t>
      </w:r>
      <w:r>
        <w:rPr>
          <w:rFonts w:cs="Arial"/>
        </w:rPr>
        <w:t xml:space="preserve">first </w:t>
      </w:r>
      <w:r w:rsidRPr="002929BA">
        <w:rPr>
          <w:rFonts w:cs="Arial"/>
        </w:rPr>
        <w:t xml:space="preserve">describes basic interactions between the Python environment and a </w:t>
      </w:r>
      <w:proofErr w:type="spellStart"/>
      <w:r w:rsidRPr="002929BA">
        <w:rPr>
          <w:rFonts w:cs="Arial"/>
        </w:rPr>
        <w:t>NetLogo</w:t>
      </w:r>
      <w:proofErr w:type="spellEnd"/>
      <w:r w:rsidRPr="002929BA">
        <w:rPr>
          <w:rFonts w:cs="Arial"/>
        </w:rPr>
        <w:t xml:space="preserve"> model, </w:t>
      </w:r>
      <w:r>
        <w:rPr>
          <w:rFonts w:cs="Arial"/>
        </w:rPr>
        <w:t>using</w:t>
      </w:r>
      <w:r w:rsidRPr="002929BA">
        <w:rPr>
          <w:rFonts w:cs="Arial"/>
        </w:rPr>
        <w:t xml:space="preserve"> the </w:t>
      </w:r>
      <w:proofErr w:type="spellStart"/>
      <w:r>
        <w:rPr>
          <w:rFonts w:cs="Arial"/>
        </w:rPr>
        <w:t>p</w:t>
      </w:r>
      <w:r w:rsidRPr="002929BA">
        <w:rPr>
          <w:rFonts w:cs="Arial"/>
        </w:rPr>
        <w:t>yNetLogo</w:t>
      </w:r>
      <w:proofErr w:type="spellEnd"/>
      <w:r w:rsidRPr="002929BA">
        <w:rPr>
          <w:rFonts w:cs="Arial"/>
        </w:rPr>
        <w:t xml:space="preserve"> connector</w:t>
      </w:r>
      <w:r>
        <w:t xml:space="preserve">. </w:t>
      </w:r>
      <w:r w:rsidR="0023160E">
        <w:rPr>
          <w:rFonts w:cs="Arial"/>
        </w:rPr>
        <w:t xml:space="preserve">These interactions are demonstrated using the </w:t>
      </w:r>
      <w:r w:rsidR="002B6D85">
        <w:rPr>
          <w:rFonts w:cs="Arial"/>
        </w:rPr>
        <w:t xml:space="preserve">simple </w:t>
      </w:r>
      <w:r w:rsidR="0023160E">
        <w:rPr>
          <w:rFonts w:cs="Arial"/>
        </w:rPr>
        <w:t xml:space="preserve">wolf-sheep predation example which is available in </w:t>
      </w:r>
      <w:proofErr w:type="spellStart"/>
      <w:r w:rsidR="0023160E">
        <w:rPr>
          <w:rFonts w:cs="Arial"/>
        </w:rPr>
        <w:t>NetLogo’s</w:t>
      </w:r>
      <w:proofErr w:type="spellEnd"/>
      <w:r w:rsidR="0023160E">
        <w:rPr>
          <w:rFonts w:cs="Arial"/>
        </w:rPr>
        <w:t xml:space="preserve"> model library.</w:t>
      </w:r>
      <w:r w:rsidR="003F69B1">
        <w:rPr>
          <w:rFonts w:cs="Arial"/>
        </w:rPr>
        <w:t xml:space="preserve"> This functionality is then extended to illustrate a typical model analysis workflow, using the SALib Python library </w:t>
      </w:r>
      <w:r w:rsidR="003F69B1">
        <w:rPr>
          <w:rFonts w:cs="Arial"/>
        </w:rPr>
        <w:fldChar w:fldCharType="begin"/>
      </w:r>
      <w:r w:rsidR="003F69B1">
        <w:rPr>
          <w:rFonts w:cs="Arial"/>
        </w:rPr>
        <w:instrText xml:space="preserve"> ADDIN ZOTERO_ITEM CSL_CITATION {"citationID":"1cmhbl4k6u","properties":{"formattedCitation":"(Herman &amp; Usher, 2017)","plainCitation":"(Herman &amp; Usher, 2017)"},"citationItems":[{"id":2029,"uris":["http://zotero.org/users/2226826/items/4I6QZH66"],"uri":["http://zotero.org/users/2226826/items/4I6QZH66"],"itemData":{"id":2029,"type":"article-journal","title":"SALib: An open-source Python library for Sensitivity Analysis","container-title":"The Journal of Open Source Software","volume":"2","issue":"9","source":"CrossRef","URL":"http://joss.theoj.org/papers/10.21105/joss.00097","DOI":"10.21105/joss.00097","shortTitle":"SALib","author":[{"family":"Herman","given":"Jon"},{"family":"Usher","given":"Will"}],"issued":{"date-parts":[["2017",1,10]]}}}],"schema":"https://github.com/citation-style-language/schema/raw/master/csl-citation.json"} </w:instrText>
      </w:r>
      <w:r w:rsidR="003F69B1">
        <w:rPr>
          <w:rFonts w:cs="Arial"/>
        </w:rPr>
        <w:fldChar w:fldCharType="separate"/>
      </w:r>
      <w:r w:rsidR="003F69B1" w:rsidRPr="003F69B1">
        <w:rPr>
          <w:rFonts w:cs="Arial"/>
        </w:rPr>
        <w:t>(Herman &amp; Usher 2017)</w:t>
      </w:r>
      <w:r w:rsidR="003F69B1">
        <w:rPr>
          <w:rFonts w:cs="Arial"/>
        </w:rPr>
        <w:fldChar w:fldCharType="end"/>
      </w:r>
      <w:r w:rsidR="003F69B1">
        <w:rPr>
          <w:rFonts w:cs="Arial"/>
        </w:rPr>
        <w:t xml:space="preserve"> to perform a global sensitivity analysis.</w:t>
      </w:r>
    </w:p>
    <w:p w14:paraId="0FCE5207" w14:textId="77777777" w:rsidR="00DC0922" w:rsidRDefault="00DC0922" w:rsidP="00077BF0">
      <w:pPr>
        <w:pStyle w:val="ListParagraph"/>
        <w:spacing w:line="276" w:lineRule="auto"/>
        <w:ind w:left="0"/>
        <w:rPr>
          <w:rFonts w:cs="Arial"/>
        </w:rPr>
      </w:pPr>
    </w:p>
    <w:p w14:paraId="792D9A46" w14:textId="77777777" w:rsidR="00DC0922" w:rsidRDefault="00873337" w:rsidP="00DC0922">
      <w:pPr>
        <w:pStyle w:val="ListParagraph"/>
        <w:spacing w:line="276" w:lineRule="auto"/>
        <w:ind w:left="0"/>
      </w:pPr>
      <w:r>
        <w:rPr>
          <w:rFonts w:cs="Arial"/>
        </w:rPr>
        <w:t>The model</w:t>
      </w:r>
      <w:r w:rsidR="005762BE">
        <w:rPr>
          <w:rFonts w:cs="Arial"/>
        </w:rPr>
        <w:t xml:space="preserve"> files </w:t>
      </w:r>
      <w:r w:rsidR="00DC0922">
        <w:rPr>
          <w:rFonts w:cs="Arial"/>
        </w:rPr>
        <w:t xml:space="preserve">used </w:t>
      </w:r>
      <w:r w:rsidR="005762BE">
        <w:rPr>
          <w:rFonts w:cs="Arial"/>
        </w:rPr>
        <w:t xml:space="preserve">for these examples </w:t>
      </w:r>
      <w:r w:rsidR="00DC0922">
        <w:rPr>
          <w:rFonts w:cs="Arial"/>
        </w:rPr>
        <w:t xml:space="preserve">are available </w:t>
      </w:r>
      <w:r w:rsidR="00EC01A9">
        <w:rPr>
          <w:rFonts w:cs="Arial"/>
        </w:rPr>
        <w:t xml:space="preserve">from the </w:t>
      </w:r>
      <w:proofErr w:type="spellStart"/>
      <w:r w:rsidR="00EC01A9">
        <w:rPr>
          <w:rFonts w:cs="Arial"/>
        </w:rPr>
        <w:t>pyNetLogo</w:t>
      </w:r>
      <w:proofErr w:type="spellEnd"/>
      <w:r w:rsidR="00EC01A9">
        <w:rPr>
          <w:rFonts w:cs="Arial"/>
        </w:rPr>
        <w:t xml:space="preserve"> repository at </w:t>
      </w:r>
      <w:hyperlink r:id="rId9" w:history="1">
        <w:r w:rsidR="00EC01A9" w:rsidRPr="00481288">
          <w:rPr>
            <w:rStyle w:val="Hyperlink"/>
          </w:rPr>
          <w:t>https://github.com/quaquel/pyNetLogo</w:t>
        </w:r>
      </w:hyperlink>
      <w:r w:rsidR="00DC0922">
        <w:t>, along with</w:t>
      </w:r>
      <w:r w:rsidR="00F215D4">
        <w:t xml:space="preserve"> </w:t>
      </w:r>
      <w:r w:rsidR="00226759">
        <w:t xml:space="preserve">interactive </w:t>
      </w:r>
      <w:proofErr w:type="spellStart"/>
      <w:r w:rsidR="00D16111">
        <w:t>J</w:t>
      </w:r>
      <w:r w:rsidR="00DC0922">
        <w:t>upyter</w:t>
      </w:r>
      <w:proofErr w:type="spellEnd"/>
      <w:r w:rsidR="00DC0922">
        <w:t xml:space="preserve"> notebooks which </w:t>
      </w:r>
      <w:r w:rsidR="00F215D4">
        <w:t>replicate the</w:t>
      </w:r>
      <w:r w:rsidR="00DC0922">
        <w:t xml:space="preserve"> analysis</w:t>
      </w:r>
      <w:r>
        <w:t xml:space="preserve"> and visualizations </w:t>
      </w:r>
      <w:r w:rsidR="00EC01A9">
        <w:t>presented in this</w:t>
      </w:r>
      <w:r w:rsidR="00226759">
        <w:t xml:space="preserve"> paper</w:t>
      </w:r>
      <w:r w:rsidR="00DC0922">
        <w:t xml:space="preserve">. </w:t>
      </w:r>
      <w:r w:rsidR="0026403A">
        <w:t xml:space="preserve">Detailed documentation and installation notes </w:t>
      </w:r>
      <w:r>
        <w:t xml:space="preserve">for </w:t>
      </w:r>
      <w:proofErr w:type="spellStart"/>
      <w:r>
        <w:t>pyNetLogo</w:t>
      </w:r>
      <w:proofErr w:type="spellEnd"/>
      <w:r>
        <w:t xml:space="preserve"> </w:t>
      </w:r>
      <w:r w:rsidR="0026403A">
        <w:t xml:space="preserve">are provided at </w:t>
      </w:r>
      <w:hyperlink r:id="rId10" w:history="1">
        <w:r w:rsidR="0026403A" w:rsidRPr="00317CDE">
          <w:rPr>
            <w:rStyle w:val="Hyperlink"/>
          </w:rPr>
          <w:t>http://pynetlogo.readthedocs.io</w:t>
        </w:r>
      </w:hyperlink>
      <w:r w:rsidR="0026403A">
        <w:t>.</w:t>
      </w:r>
      <w:r w:rsidR="00EC01A9">
        <w:t xml:space="preserve"> </w:t>
      </w:r>
      <w:r w:rsidR="005762BE">
        <w:t xml:space="preserve">The </w:t>
      </w:r>
      <w:proofErr w:type="spellStart"/>
      <w:r w:rsidR="00DC0922">
        <w:t>pyNetLogo</w:t>
      </w:r>
      <w:proofErr w:type="spellEnd"/>
      <w:r w:rsidR="00DC0922">
        <w:t xml:space="preserve"> </w:t>
      </w:r>
      <w:r w:rsidR="005762BE">
        <w:t xml:space="preserve">connector </w:t>
      </w:r>
      <w:r w:rsidR="00DC0922">
        <w:t>can be installed using the pip package manager, using the following command from a terminal or command prompt:</w:t>
      </w:r>
    </w:p>
    <w:p w14:paraId="6584776C" w14:textId="77777777" w:rsidR="00DC0922" w:rsidRDefault="00DC0922" w:rsidP="00DC0922">
      <w:pPr>
        <w:pStyle w:val="ListParagraph"/>
        <w:spacing w:line="276" w:lineRule="auto"/>
        <w:ind w:left="0"/>
      </w:pPr>
    </w:p>
    <w:p w14:paraId="25E65E26" w14:textId="77777777" w:rsidR="00DC0922" w:rsidRPr="00BF009B" w:rsidRDefault="00DC0922" w:rsidP="00DC0922">
      <w:pPr>
        <w:pStyle w:val="Code"/>
      </w:pPr>
      <w:r>
        <w:t xml:space="preserve">pip install </w:t>
      </w:r>
      <w:proofErr w:type="spellStart"/>
      <w:r>
        <w:t>pyNetLogo</w:t>
      </w:r>
      <w:proofErr w:type="spellEnd"/>
    </w:p>
    <w:p w14:paraId="11B6B192" w14:textId="77777777" w:rsidR="00DC0922" w:rsidRDefault="00DC0922" w:rsidP="00DC0922">
      <w:pPr>
        <w:pStyle w:val="ListParagraph"/>
        <w:spacing w:line="276" w:lineRule="auto"/>
        <w:ind w:left="0"/>
      </w:pPr>
    </w:p>
    <w:p w14:paraId="28C6F8BF" w14:textId="77777777" w:rsidR="00DC0922" w:rsidRPr="0026403A" w:rsidRDefault="005762BE" w:rsidP="00077BF0">
      <w:pPr>
        <w:pStyle w:val="ListParagraph"/>
        <w:spacing w:line="276" w:lineRule="auto"/>
        <w:ind w:left="0"/>
      </w:pPr>
      <w:r>
        <w:t xml:space="preserve">The </w:t>
      </w:r>
      <w:proofErr w:type="spellStart"/>
      <w:r>
        <w:t>pyNetLogo</w:t>
      </w:r>
      <w:proofErr w:type="spellEnd"/>
      <w:r>
        <w:t xml:space="preserve"> connector has</w:t>
      </w:r>
      <w:r w:rsidR="00DC0922">
        <w:t xml:space="preserve"> been tested with </w:t>
      </w:r>
      <w:proofErr w:type="spellStart"/>
      <w:r>
        <w:t>NetLogo</w:t>
      </w:r>
      <w:proofErr w:type="spellEnd"/>
      <w:r>
        <w:t xml:space="preserve"> 5.2, 5.3 and 6.0 using the </w:t>
      </w:r>
      <w:r w:rsidR="002E0CDF">
        <w:t xml:space="preserve">64-bit </w:t>
      </w:r>
      <w:r w:rsidR="00DC0922">
        <w:t>Continuum Anaconda 2.7 and 3.6</w:t>
      </w:r>
      <w:r>
        <w:t xml:space="preserve"> Python distributions</w:t>
      </w:r>
      <w:r w:rsidR="00DC0922">
        <w:t>. Using th</w:t>
      </w:r>
      <w:r>
        <w:t>ese</w:t>
      </w:r>
      <w:r w:rsidR="00DC0922">
        <w:t xml:space="preserve"> distribution</w:t>
      </w:r>
      <w:r>
        <w:t>s</w:t>
      </w:r>
      <w:r w:rsidR="00DC0922">
        <w:t>,</w:t>
      </w:r>
      <w:r>
        <w:t xml:space="preserve"> </w:t>
      </w:r>
      <w:proofErr w:type="spellStart"/>
      <w:r>
        <w:t>pyNetLogo</w:t>
      </w:r>
      <w:proofErr w:type="spellEnd"/>
      <w:r w:rsidR="00DC0922">
        <w:t xml:space="preserve"> require</w:t>
      </w:r>
      <w:r>
        <w:t>s</w:t>
      </w:r>
      <w:r w:rsidR="00DC0922">
        <w:t xml:space="preserve"> the additional installation of </w:t>
      </w:r>
      <w:proofErr w:type="spellStart"/>
      <w:r w:rsidR="00DC0922">
        <w:t>JPype</w:t>
      </w:r>
      <w:proofErr w:type="spellEnd"/>
      <w:r w:rsidR="00DC0922">
        <w:t xml:space="preserve"> (available through the </w:t>
      </w:r>
      <w:proofErr w:type="spellStart"/>
      <w:r w:rsidR="00DC0922" w:rsidRPr="00464BDF">
        <w:t>conda</w:t>
      </w:r>
      <w:proofErr w:type="spellEnd"/>
      <w:r w:rsidR="00DC0922">
        <w:t xml:space="preserve"> package manager</w:t>
      </w:r>
      <w:r>
        <w:t>)</w:t>
      </w:r>
      <w:r w:rsidR="00DC0922">
        <w:t xml:space="preserve">. </w:t>
      </w:r>
      <w:commentRangeStart w:id="1"/>
      <w:r w:rsidR="00DC0922">
        <w:rPr>
          <w:rFonts w:cs="Arial"/>
        </w:rPr>
        <w:t xml:space="preserve">The </w:t>
      </w:r>
      <w:proofErr w:type="spellStart"/>
      <w:r w:rsidR="00DC0922">
        <w:rPr>
          <w:rFonts w:cs="Arial"/>
        </w:rPr>
        <w:t>pyNetLogo</w:t>
      </w:r>
      <w:proofErr w:type="spellEnd"/>
      <w:r w:rsidR="00DC0922">
        <w:rPr>
          <w:rFonts w:cs="Arial"/>
        </w:rPr>
        <w:t xml:space="preserve"> connector is also included in the EMA Workbench Python package </w:t>
      </w:r>
      <w:r w:rsidR="00DC0922">
        <w:rPr>
          <w:rFonts w:cs="Arial"/>
        </w:rPr>
        <w:fldChar w:fldCharType="begin"/>
      </w:r>
      <w:r w:rsidR="00DC0922">
        <w:rPr>
          <w:rFonts w:cs="Arial"/>
        </w:rPr>
        <w:instrText xml:space="preserve"> ADDIN ZOTERO_ITEM CSL_CITATION {"citationID":"2dgpjfc7ti","properties":{"formattedCitation":"(Kwakkel, 2017)","plainCitation":"(Kwakkel, 2017)"},"citationItems":[{"id":2186,"uris":["http://zotero.org/users/2226826/items/QTQIXG83"],"uri":["http://zotero.org/users/2226826/items/QTQIXG83"],"itemData":{"id":2186,"type":"article-journal","title":"The Exploratory Modeling Workbench: An open source toolkit for exploratory modeling, scenario discovery, and (multi-objective) robust decision making","container-title":"Environmental Modelling &amp; Software","page":"239–250","volume":"96","author":[{"family":"Kwakkel","given":"Jan H"}],"issued":{"date-parts":[["2017"]]}}}],"schema":"https://github.com/citation-style-language/schema/raw/master/csl-citation.json"} </w:instrText>
      </w:r>
      <w:r w:rsidR="00DC0922">
        <w:rPr>
          <w:rFonts w:cs="Arial"/>
        </w:rPr>
        <w:fldChar w:fldCharType="separate"/>
      </w:r>
      <w:r w:rsidR="00DC0922" w:rsidRPr="002C3A50">
        <w:rPr>
          <w:rFonts w:cs="Arial"/>
        </w:rPr>
        <w:t>(Kwakkel 2017)</w:t>
      </w:r>
      <w:r w:rsidR="00DC0922">
        <w:rPr>
          <w:rFonts w:cs="Arial"/>
        </w:rPr>
        <w:fldChar w:fldCharType="end"/>
      </w:r>
      <w:r w:rsidR="00DC0922">
        <w:rPr>
          <w:rFonts w:cs="Arial"/>
        </w:rPr>
        <w:t xml:space="preserve">, </w:t>
      </w:r>
      <w:r w:rsidR="00DC0922" w:rsidRPr="002929BA">
        <w:rPr>
          <w:rFonts w:cs="Arial"/>
        </w:rPr>
        <w:t xml:space="preserve">which offers support for </w:t>
      </w:r>
      <w:r w:rsidR="00DC0922">
        <w:rPr>
          <w:rFonts w:cs="Arial"/>
        </w:rPr>
        <w:t>experiment design and exploratory modeling and analysis.</w:t>
      </w:r>
      <w:commentRangeEnd w:id="1"/>
      <w:r w:rsidR="00834A6E">
        <w:rPr>
          <w:rStyle w:val="CommentReference"/>
        </w:rPr>
        <w:commentReference w:id="1"/>
      </w:r>
    </w:p>
    <w:p w14:paraId="74416E88" w14:textId="77777777" w:rsidR="008C7540" w:rsidRPr="002844A8" w:rsidRDefault="008C7540" w:rsidP="008C7540">
      <w:pPr>
        <w:pStyle w:val="ListParagraph"/>
        <w:ind w:left="0"/>
        <w:rPr>
          <w:rFonts w:cs="Arial"/>
        </w:rPr>
      </w:pPr>
    </w:p>
    <w:p w14:paraId="0D3A4BA0" w14:textId="77777777" w:rsidR="00E061B4" w:rsidRDefault="00E061B4" w:rsidP="00E061B4">
      <w:pPr>
        <w:outlineLvl w:val="0"/>
        <w:rPr>
          <w:rFonts w:cs="Arial"/>
        </w:rPr>
      </w:pPr>
    </w:p>
    <w:p w14:paraId="1073E21D" w14:textId="77777777" w:rsidR="002844A8" w:rsidRPr="004D6278" w:rsidRDefault="002844A8" w:rsidP="004D6278">
      <w:pPr>
        <w:ind w:left="360"/>
        <w:outlineLvl w:val="0"/>
        <w:rPr>
          <w:rFonts w:cs="Arial"/>
          <w:b/>
          <w:lang w:val="en-GB"/>
        </w:rPr>
      </w:pPr>
      <w:r w:rsidRPr="004D6278">
        <w:rPr>
          <w:rFonts w:cs="Arial"/>
          <w:b/>
        </w:rPr>
        <w:t xml:space="preserve">Controlling </w:t>
      </w:r>
      <w:proofErr w:type="spellStart"/>
      <w:r w:rsidRPr="004D6278">
        <w:rPr>
          <w:rFonts w:cs="Arial"/>
          <w:b/>
        </w:rPr>
        <w:t>NetLogo</w:t>
      </w:r>
      <w:proofErr w:type="spellEnd"/>
      <w:r w:rsidRPr="004D6278">
        <w:rPr>
          <w:rFonts w:cs="Arial"/>
          <w:b/>
        </w:rPr>
        <w:t xml:space="preserve"> through Python</w:t>
      </w:r>
      <w:r w:rsidR="008C7540" w:rsidRPr="004D6278">
        <w:rPr>
          <w:rFonts w:cs="Arial"/>
          <w:b/>
        </w:rPr>
        <w:t xml:space="preserve"> with </w:t>
      </w:r>
      <w:proofErr w:type="spellStart"/>
      <w:r w:rsidR="008C7540" w:rsidRPr="004D6278">
        <w:rPr>
          <w:rFonts w:cs="Arial"/>
          <w:b/>
        </w:rPr>
        <w:t>pyNetLogo</w:t>
      </w:r>
      <w:proofErr w:type="spellEnd"/>
    </w:p>
    <w:p w14:paraId="48B633B9" w14:textId="77777777" w:rsidR="008D3898" w:rsidRDefault="00C64114" w:rsidP="00547A60">
      <w:pPr>
        <w:spacing w:line="276" w:lineRule="auto"/>
        <w:rPr>
          <w:rFonts w:cs="Arial"/>
        </w:rPr>
      </w:pPr>
      <w:r w:rsidRPr="00C64114">
        <w:rPr>
          <w:rFonts w:cs="Arial"/>
        </w:rPr>
        <w:t xml:space="preserve">The </w:t>
      </w:r>
      <w:proofErr w:type="spellStart"/>
      <w:r w:rsidRPr="00C64114">
        <w:rPr>
          <w:rFonts w:cs="Arial"/>
        </w:rPr>
        <w:t>pyNetLogo</w:t>
      </w:r>
      <w:proofErr w:type="spellEnd"/>
      <w:r w:rsidRPr="00C64114">
        <w:rPr>
          <w:rFonts w:cs="Arial"/>
        </w:rPr>
        <w:t xml:space="preserve"> </w:t>
      </w:r>
      <w:r w:rsidR="00494EFA">
        <w:rPr>
          <w:rFonts w:cs="Arial"/>
        </w:rPr>
        <w:t>package</w:t>
      </w:r>
      <w:r w:rsidRPr="00C64114">
        <w:rPr>
          <w:rFonts w:cs="Arial"/>
        </w:rPr>
        <w:t xml:space="preserve"> is composed of a Python module </w:t>
      </w:r>
      <w:r w:rsidR="00792017">
        <w:rPr>
          <w:rFonts w:cs="Arial"/>
        </w:rPr>
        <w:t xml:space="preserve">(core.py) </w:t>
      </w:r>
      <w:r w:rsidRPr="00C64114">
        <w:rPr>
          <w:rFonts w:cs="Arial"/>
        </w:rPr>
        <w:t xml:space="preserve">and a Java </w:t>
      </w:r>
      <w:r w:rsidR="00792017">
        <w:rPr>
          <w:rFonts w:cs="Arial"/>
        </w:rPr>
        <w:t>JAR file</w:t>
      </w:r>
      <w:r w:rsidR="00BA1343">
        <w:rPr>
          <w:rFonts w:cs="Arial"/>
        </w:rPr>
        <w:t xml:space="preserve"> </w:t>
      </w:r>
      <w:r w:rsidR="00792017">
        <w:rPr>
          <w:rFonts w:cs="Arial"/>
        </w:rPr>
        <w:t>(netlogolink.jar)</w:t>
      </w:r>
      <w:r w:rsidR="008F1762">
        <w:rPr>
          <w:rFonts w:cs="Arial"/>
        </w:rPr>
        <w:t xml:space="preserve">. </w:t>
      </w:r>
      <w:r w:rsidR="00494EFA">
        <w:rPr>
          <w:rFonts w:cs="Arial"/>
        </w:rPr>
        <w:t xml:space="preserve">The Python module defines a </w:t>
      </w:r>
      <w:proofErr w:type="spellStart"/>
      <w:r w:rsidR="00494EFA" w:rsidRPr="008F1762">
        <w:rPr>
          <w:rFonts w:ascii="Consolas" w:hAnsi="Consolas" w:cs="Arial"/>
        </w:rPr>
        <w:t>NetLogoLink</w:t>
      </w:r>
      <w:proofErr w:type="spellEnd"/>
      <w:r w:rsidR="00494EFA">
        <w:rPr>
          <w:rFonts w:cs="Arial"/>
        </w:rPr>
        <w:t xml:space="preserve"> class</w:t>
      </w:r>
      <w:r w:rsidR="008F1762">
        <w:rPr>
          <w:rFonts w:cs="Arial"/>
        </w:rPr>
        <w:t xml:space="preserve">; an instance of this class is </w:t>
      </w:r>
      <w:r w:rsidR="007120E8">
        <w:rPr>
          <w:rFonts w:cs="Arial"/>
        </w:rPr>
        <w:t>used to</w:t>
      </w:r>
      <w:r w:rsidR="00494EFA">
        <w:rPr>
          <w:rFonts w:cs="Arial"/>
        </w:rPr>
        <w:t xml:space="preserve"> </w:t>
      </w:r>
      <w:r w:rsidR="00494EFA">
        <w:rPr>
          <w:rFonts w:cs="Arial"/>
        </w:rPr>
        <w:lastRenderedPageBreak/>
        <w:t>handle interactions on the Python side.</w:t>
      </w:r>
      <w:r w:rsidRPr="00C64114">
        <w:rPr>
          <w:rFonts w:cs="Arial"/>
        </w:rPr>
        <w:t xml:space="preserve"> </w:t>
      </w:r>
      <w:r w:rsidR="007120E8">
        <w:rPr>
          <w:rFonts w:cs="Arial"/>
        </w:rPr>
        <w:t xml:space="preserve">The Python and Java environments </w:t>
      </w:r>
      <w:r w:rsidRPr="00C64114">
        <w:rPr>
          <w:rFonts w:cs="Arial"/>
        </w:rPr>
        <w:t xml:space="preserve">are linked with the </w:t>
      </w:r>
      <w:proofErr w:type="spellStart"/>
      <w:r w:rsidRPr="00C64114">
        <w:rPr>
          <w:rFonts w:cs="Arial"/>
        </w:rPr>
        <w:t>JPype</w:t>
      </w:r>
      <w:proofErr w:type="spellEnd"/>
      <w:r w:rsidRPr="00C64114">
        <w:rPr>
          <w:rFonts w:cs="Arial"/>
        </w:rPr>
        <w:t xml:space="preserve"> package through </w:t>
      </w:r>
      <w:r w:rsidR="00616F23">
        <w:rPr>
          <w:rFonts w:cs="Arial"/>
        </w:rPr>
        <w:t xml:space="preserve">the </w:t>
      </w:r>
      <w:r w:rsidRPr="00C64114">
        <w:rPr>
          <w:rFonts w:cs="Arial"/>
        </w:rPr>
        <w:t xml:space="preserve">Java Native Interface (JNI). </w:t>
      </w:r>
      <w:r w:rsidR="00494EFA">
        <w:rPr>
          <w:rFonts w:cs="Arial"/>
        </w:rPr>
        <w:t xml:space="preserve">On the Java side, </w:t>
      </w:r>
      <w:r w:rsidR="008F1762">
        <w:rPr>
          <w:rFonts w:cs="Arial"/>
        </w:rPr>
        <w:t xml:space="preserve">the </w:t>
      </w:r>
      <w:r w:rsidR="00BA1343">
        <w:rPr>
          <w:rFonts w:cs="Arial"/>
        </w:rPr>
        <w:t>JAR file</w:t>
      </w:r>
      <w:r w:rsidR="008F1762">
        <w:rPr>
          <w:rFonts w:cs="Arial"/>
        </w:rPr>
        <w:t xml:space="preserve"> provides </w:t>
      </w:r>
      <w:r w:rsidR="00BA1343">
        <w:rPr>
          <w:rFonts w:cs="Arial"/>
        </w:rPr>
        <w:t>a corresponding</w:t>
      </w:r>
      <w:r w:rsidR="00616F23" w:rsidRPr="00C64114">
        <w:rPr>
          <w:rFonts w:cs="Arial"/>
        </w:rPr>
        <w:t xml:space="preserve"> </w:t>
      </w:r>
      <w:proofErr w:type="spellStart"/>
      <w:r w:rsidRPr="00494EFA">
        <w:rPr>
          <w:rFonts w:ascii="Consolas" w:hAnsi="Consolas" w:cs="Arial"/>
        </w:rPr>
        <w:t>NetLogoLink</w:t>
      </w:r>
      <w:proofErr w:type="spellEnd"/>
      <w:r w:rsidRPr="00C64114">
        <w:rPr>
          <w:rFonts w:cs="Arial"/>
        </w:rPr>
        <w:t xml:space="preserve"> Java class</w:t>
      </w:r>
      <w:r w:rsidR="00BA1343">
        <w:rPr>
          <w:rFonts w:cs="Arial"/>
        </w:rPr>
        <w:t xml:space="preserve"> in two versions</w:t>
      </w:r>
      <w:r w:rsidR="008F1762">
        <w:rPr>
          <w:rFonts w:cs="Arial"/>
        </w:rPr>
        <w:t xml:space="preserve">, for </w:t>
      </w:r>
      <w:proofErr w:type="spellStart"/>
      <w:r w:rsidR="008F1762">
        <w:rPr>
          <w:rFonts w:cs="Arial"/>
        </w:rPr>
        <w:t>NetLogo</w:t>
      </w:r>
      <w:proofErr w:type="spellEnd"/>
      <w:r w:rsidR="008F1762">
        <w:rPr>
          <w:rFonts w:cs="Arial"/>
        </w:rPr>
        <w:t xml:space="preserve"> 5.x and 6.0. An instance of th</w:t>
      </w:r>
      <w:r w:rsidR="00BA1343">
        <w:rPr>
          <w:rFonts w:cs="Arial"/>
        </w:rPr>
        <w:t>e appropriate</w:t>
      </w:r>
      <w:r w:rsidR="008F1762">
        <w:rPr>
          <w:rFonts w:cs="Arial"/>
        </w:rPr>
        <w:t xml:space="preserve"> Java class</w:t>
      </w:r>
      <w:r w:rsidRPr="00C64114">
        <w:rPr>
          <w:rFonts w:cs="Arial"/>
        </w:rPr>
        <w:t xml:space="preserve"> in turn communicates with the </w:t>
      </w:r>
      <w:proofErr w:type="spellStart"/>
      <w:r w:rsidRPr="00C64114">
        <w:rPr>
          <w:rFonts w:cs="Arial"/>
        </w:rPr>
        <w:t>NetLogo</w:t>
      </w:r>
      <w:proofErr w:type="spellEnd"/>
      <w:r w:rsidRPr="00C64114">
        <w:rPr>
          <w:rFonts w:cs="Arial"/>
        </w:rPr>
        <w:t xml:space="preserve"> API. This allows for bidirectional data exchanges between a Python environment (which can for in</w:t>
      </w:r>
      <w:r w:rsidR="00C216A9">
        <w:rPr>
          <w:rFonts w:cs="Arial"/>
        </w:rPr>
        <w:t xml:space="preserve">stance be an interactive </w:t>
      </w:r>
      <w:proofErr w:type="spellStart"/>
      <w:r w:rsidR="00C216A9">
        <w:rPr>
          <w:rFonts w:cs="Arial"/>
        </w:rPr>
        <w:t>Jupyter</w:t>
      </w:r>
      <w:proofErr w:type="spellEnd"/>
      <w:r w:rsidR="00C216A9">
        <w:rPr>
          <w:rFonts w:cs="Arial"/>
        </w:rPr>
        <w:t xml:space="preserve"> n</w:t>
      </w:r>
      <w:r w:rsidRPr="00C64114">
        <w:rPr>
          <w:rFonts w:cs="Arial"/>
        </w:rPr>
        <w:t xml:space="preserve">otebook) and a </w:t>
      </w:r>
      <w:proofErr w:type="spellStart"/>
      <w:r w:rsidRPr="00C64114">
        <w:rPr>
          <w:rFonts w:cs="Arial"/>
        </w:rPr>
        <w:t>NetLogo</w:t>
      </w:r>
      <w:proofErr w:type="spellEnd"/>
      <w:r w:rsidRPr="00C64114">
        <w:rPr>
          <w:rFonts w:cs="Arial"/>
        </w:rPr>
        <w:t xml:space="preserve"> model at runtime, with appropriate data type conversions between the two environments. </w:t>
      </w:r>
    </w:p>
    <w:p w14:paraId="10EB1B19" w14:textId="77777777" w:rsidR="005762BE" w:rsidRDefault="005762BE" w:rsidP="00547A60">
      <w:pPr>
        <w:spacing w:line="276" w:lineRule="auto"/>
        <w:rPr>
          <w:rFonts w:cs="Arial"/>
        </w:rPr>
      </w:pPr>
    </w:p>
    <w:p w14:paraId="267B4E39" w14:textId="77777777" w:rsidR="0011008B" w:rsidRDefault="00847D5F" w:rsidP="0011008B">
      <w:pPr>
        <w:keepNext/>
        <w:spacing w:line="276" w:lineRule="auto"/>
        <w:jc w:val="center"/>
      </w:pPr>
      <w:r w:rsidRPr="00883BA0">
        <w:rPr>
          <w:rFonts w:cs="Arial"/>
          <w:noProof/>
        </w:rPr>
        <w:drawing>
          <wp:inline distT="0" distB="0" distL="0" distR="0" wp14:anchorId="4DEA4C1B" wp14:editId="3076816D">
            <wp:extent cx="2558999" cy="1743318"/>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tretch>
                      <a:fillRect/>
                    </a:stretch>
                  </pic:blipFill>
                  <pic:spPr bwMode="auto">
                    <a:xfrm>
                      <a:off x="0" y="0"/>
                      <a:ext cx="2558999" cy="1743318"/>
                    </a:xfrm>
                    <a:prstGeom prst="rect">
                      <a:avLst/>
                    </a:prstGeom>
                    <a:noFill/>
                    <a:ln>
                      <a:noFill/>
                    </a:ln>
                  </pic:spPr>
                </pic:pic>
              </a:graphicData>
            </a:graphic>
          </wp:inline>
        </w:drawing>
      </w:r>
    </w:p>
    <w:p w14:paraId="6374A6C3" w14:textId="77777777" w:rsidR="0011008B" w:rsidRDefault="005D2711" w:rsidP="0011008B">
      <w:pPr>
        <w:pStyle w:val="Caption"/>
        <w:rPr>
          <w:rFonts w:cs="Arial"/>
        </w:rPr>
      </w:pPr>
      <w:bookmarkStart w:id="2" w:name="_Ref471328635"/>
      <w:r>
        <w:br/>
      </w:r>
      <w:bookmarkStart w:id="3" w:name="_Ref495594734"/>
      <w:r w:rsidR="0011008B">
        <w:t xml:space="preserve">Figure </w:t>
      </w:r>
      <w:r w:rsidR="00034040">
        <w:fldChar w:fldCharType="begin"/>
      </w:r>
      <w:r w:rsidR="00034040">
        <w:instrText xml:space="preserve"> SEQ Figure \* ARABIC </w:instrText>
      </w:r>
      <w:r w:rsidR="00034040">
        <w:fldChar w:fldCharType="separate"/>
      </w:r>
      <w:r w:rsidR="00926A22">
        <w:rPr>
          <w:noProof/>
        </w:rPr>
        <w:t>1</w:t>
      </w:r>
      <w:r w:rsidR="00034040">
        <w:rPr>
          <w:noProof/>
        </w:rPr>
        <w:fldChar w:fldCharType="end"/>
      </w:r>
      <w:bookmarkEnd w:id="2"/>
      <w:bookmarkEnd w:id="3"/>
      <w:r w:rsidR="0011008B">
        <w:t xml:space="preserve">: Interactions between Python and </w:t>
      </w:r>
      <w:proofErr w:type="spellStart"/>
      <w:r w:rsidR="0011008B">
        <w:t>NetLogo</w:t>
      </w:r>
      <w:proofErr w:type="spellEnd"/>
    </w:p>
    <w:p w14:paraId="0D2E80AD" w14:textId="77777777" w:rsidR="00D863D6" w:rsidRDefault="0026403A" w:rsidP="009A5897">
      <w:pPr>
        <w:spacing w:line="276" w:lineRule="auto"/>
        <w:rPr>
          <w:rFonts w:cs="Arial"/>
        </w:rPr>
      </w:pPr>
      <w:r>
        <w:rPr>
          <w:rFonts w:cs="Arial"/>
        </w:rPr>
        <w:fldChar w:fldCharType="begin"/>
      </w:r>
      <w:r>
        <w:rPr>
          <w:rFonts w:cs="Arial"/>
        </w:rPr>
        <w:instrText xml:space="preserve"> REF _Ref501371525 \h </w:instrText>
      </w:r>
      <w:r>
        <w:rPr>
          <w:rFonts w:cs="Arial"/>
        </w:rPr>
      </w:r>
      <w:r>
        <w:rPr>
          <w:rFonts w:cs="Arial"/>
        </w:rPr>
        <w:fldChar w:fldCharType="separate"/>
      </w:r>
      <w:r>
        <w:t xml:space="preserve">Table </w:t>
      </w:r>
      <w:r>
        <w:rPr>
          <w:noProof/>
        </w:rPr>
        <w:t>1</w:t>
      </w:r>
      <w:r>
        <w:rPr>
          <w:rFonts w:cs="Arial"/>
        </w:rPr>
        <w:fldChar w:fldCharType="end"/>
      </w:r>
      <w:r w:rsidR="002929BA" w:rsidRPr="002929BA">
        <w:rPr>
          <w:rFonts w:cs="Arial"/>
        </w:rPr>
        <w:t xml:space="preserve"> summarizes the </w:t>
      </w:r>
      <w:r w:rsidR="0097356A">
        <w:rPr>
          <w:rFonts w:cs="Arial"/>
        </w:rPr>
        <w:t xml:space="preserve">basic </w:t>
      </w:r>
      <w:r w:rsidR="006B2A9D">
        <w:rPr>
          <w:rFonts w:cs="Arial"/>
        </w:rPr>
        <w:t>methods</w:t>
      </w:r>
      <w:r w:rsidR="002929BA" w:rsidRPr="002929BA">
        <w:rPr>
          <w:rFonts w:cs="Arial"/>
        </w:rPr>
        <w:t xml:space="preserve"> available </w:t>
      </w:r>
      <w:r w:rsidR="00494EFA">
        <w:rPr>
          <w:rFonts w:cs="Arial"/>
        </w:rPr>
        <w:t>through</w:t>
      </w:r>
      <w:r w:rsidR="002929BA" w:rsidRPr="002929BA">
        <w:rPr>
          <w:rFonts w:cs="Arial"/>
        </w:rPr>
        <w:t xml:space="preserve"> </w:t>
      </w:r>
      <w:r w:rsidR="00494EFA">
        <w:rPr>
          <w:rFonts w:cs="Arial"/>
        </w:rPr>
        <w:t xml:space="preserve">the </w:t>
      </w:r>
      <w:proofErr w:type="spellStart"/>
      <w:r w:rsidR="00494EFA" w:rsidRPr="00FE34AA">
        <w:rPr>
          <w:rFonts w:ascii="Consolas" w:hAnsi="Consolas" w:cs="Arial"/>
        </w:rPr>
        <w:t>NetLogoLink</w:t>
      </w:r>
      <w:proofErr w:type="spellEnd"/>
      <w:r w:rsidR="00494EFA">
        <w:rPr>
          <w:rFonts w:cs="Arial"/>
        </w:rPr>
        <w:t xml:space="preserve"> Python </w:t>
      </w:r>
      <w:r w:rsidR="00FE34AA">
        <w:rPr>
          <w:rFonts w:cs="Arial"/>
        </w:rPr>
        <w:t>class</w:t>
      </w:r>
      <w:r w:rsidR="0097356A">
        <w:rPr>
          <w:rFonts w:cs="Arial"/>
        </w:rPr>
        <w:t>. T</w:t>
      </w:r>
      <w:r w:rsidR="002929BA" w:rsidRPr="002929BA">
        <w:rPr>
          <w:rFonts w:cs="Arial"/>
        </w:rPr>
        <w:t>hese are intended to provide “building blocks” for the interactive analysi</w:t>
      </w:r>
      <w:r w:rsidR="0097356A">
        <w:rPr>
          <w:rFonts w:cs="Arial"/>
        </w:rPr>
        <w:t xml:space="preserve">s of </w:t>
      </w:r>
      <w:proofErr w:type="spellStart"/>
      <w:r w:rsidR="0097356A">
        <w:rPr>
          <w:rFonts w:cs="Arial"/>
        </w:rPr>
        <w:t>NetLogo</w:t>
      </w:r>
      <w:proofErr w:type="spellEnd"/>
      <w:r w:rsidR="0097356A">
        <w:rPr>
          <w:rFonts w:cs="Arial"/>
        </w:rPr>
        <w:t xml:space="preserve"> models with Python, </w:t>
      </w:r>
      <w:r w:rsidR="006523BC">
        <w:rPr>
          <w:rFonts w:cs="Arial"/>
        </w:rPr>
        <w:t xml:space="preserve">and </w:t>
      </w:r>
      <w:r w:rsidR="00E931D7">
        <w:rPr>
          <w:rFonts w:cs="Arial"/>
        </w:rPr>
        <w:t xml:space="preserve">largely </w:t>
      </w:r>
      <w:r w:rsidR="006523BC">
        <w:rPr>
          <w:rFonts w:cs="Arial"/>
        </w:rPr>
        <w:t xml:space="preserve">replicate the basic </w:t>
      </w:r>
      <w:r w:rsidR="002B6D85">
        <w:rPr>
          <w:rFonts w:cs="Arial"/>
        </w:rPr>
        <w:t>capabilities</w:t>
      </w:r>
      <w:r w:rsidR="0097356A">
        <w:rPr>
          <w:rFonts w:cs="Arial"/>
        </w:rPr>
        <w:t xml:space="preserve"> of the </w:t>
      </w:r>
      <w:proofErr w:type="spellStart"/>
      <w:r w:rsidR="0097356A">
        <w:rPr>
          <w:rFonts w:cs="Arial"/>
        </w:rPr>
        <w:t>RNetLogo</w:t>
      </w:r>
      <w:proofErr w:type="spellEnd"/>
      <w:r w:rsidR="0097356A">
        <w:rPr>
          <w:rFonts w:cs="Arial"/>
        </w:rPr>
        <w:t xml:space="preserve"> connector for the R environment </w:t>
      </w:r>
      <w:r w:rsidR="0097356A">
        <w:rPr>
          <w:rFonts w:cs="Arial"/>
        </w:rPr>
        <w:fldChar w:fldCharType="begin"/>
      </w:r>
      <w:r w:rsidR="00010797">
        <w:rPr>
          <w:rFonts w:cs="Arial"/>
        </w:rPr>
        <w:instrText xml:space="preserve"> ADDIN ZOTERO_ITEM CSL_CITATION {"citationID":"9d1dF3ZE","properties":{"formattedCitation":"(Thiele et al., 2012)","plainCitation":"(Thiele et al., 2012)"},"citationItems":[{"id":2191,"uris":["http://zotero.org/users/2226826/items/N8DUPUVC"],"uri":["http://zotero.org/users/2226826/items/N8DUPUVC"],"itemData":{"id":2191,"type":"article-journal","title":"Agent-Based Modelling: Tools for Linking NetLogo and r","container-title":"Journal of Artificial Societies and Social Simulation","page":"8","volume":"15","issue":"3","abstract":"A seamless integration of software platforms for implementing agent-based models and for analysing their output would facilitate comprehensive model analyses and thereby make agent-based modelling more useful. Here we report on recently developed tools for linking two widely used software platforms: NetLogo for implementing agent-based models, and R for the statistical analysis and design of experiments. Embedding R into NetLogo allows the use of advanced statistical analyses, specific statistical distributions, and advanced tools for visualization from within NetLogo programs. Embedding NetLogo into R makes it possible to design simulation experiments and all settings for analysing model output from the outset, using R, and then embed NetLogo programs in this virtual laboratory. Our linking tools have the potential to significantly advance research based on agent-based modelling.","DOI":"10.18564/jasss.2018","ISSN":"1460-7425","author":[{"family":"Thiele","given":"Jan C."},{"family":"Kurth","given":"Winfried"},{"family":"Grimm","given":"Volker"}],"issued":{"date-parts":[["2012"]]}}}],"schema":"https://github.com/citation-style-language/schema/raw/master/csl-citation.json"} </w:instrText>
      </w:r>
      <w:r w:rsidR="0097356A">
        <w:rPr>
          <w:rFonts w:cs="Arial"/>
        </w:rPr>
        <w:fldChar w:fldCharType="separate"/>
      </w:r>
      <w:r w:rsidR="00010797" w:rsidRPr="00010797">
        <w:rPr>
          <w:rFonts w:cs="Arial"/>
        </w:rPr>
        <w:t>(Thiele et al. 2012)</w:t>
      </w:r>
      <w:r w:rsidR="0097356A">
        <w:rPr>
          <w:rFonts w:cs="Arial"/>
        </w:rPr>
        <w:fldChar w:fldCharType="end"/>
      </w:r>
      <w:r w:rsidR="0097356A">
        <w:rPr>
          <w:rFonts w:cs="Arial"/>
        </w:rPr>
        <w:t xml:space="preserve">. </w:t>
      </w:r>
      <w:r w:rsidR="00F215D4">
        <w:rPr>
          <w:rFonts w:cs="Arial"/>
        </w:rPr>
        <w:t xml:space="preserve">Further details are provided at </w:t>
      </w:r>
      <w:hyperlink r:id="rId13" w:history="1">
        <w:r w:rsidR="00F215D4" w:rsidRPr="00317CDE">
          <w:rPr>
            <w:rStyle w:val="Hyperlink"/>
          </w:rPr>
          <w:t>http://pynetlogo.readthedocs.io</w:t>
        </w:r>
      </w:hyperlink>
      <w:r w:rsidR="00F215D4">
        <w:rPr>
          <w:rStyle w:val="Hyperlink"/>
        </w:rPr>
        <w:t>.</w:t>
      </w:r>
    </w:p>
    <w:p w14:paraId="4C0B2DA9" w14:textId="77777777" w:rsidR="00D863D6" w:rsidRPr="002929BA" w:rsidRDefault="00D863D6" w:rsidP="002929BA">
      <w:pPr>
        <w:rPr>
          <w:rFonts w:cs="Arial"/>
        </w:rPr>
      </w:pPr>
    </w:p>
    <w:p w14:paraId="63E38ACD" w14:textId="77777777" w:rsidR="005E1C9B" w:rsidRDefault="005E1C9B" w:rsidP="005E1C9B">
      <w:pPr>
        <w:pStyle w:val="Caption"/>
        <w:keepNext/>
      </w:pPr>
      <w:bookmarkStart w:id="4" w:name="_Ref501371525"/>
      <w:r>
        <w:t xml:space="preserve">Table </w:t>
      </w:r>
      <w:r w:rsidR="00034040">
        <w:fldChar w:fldCharType="begin"/>
      </w:r>
      <w:r w:rsidR="00034040">
        <w:instrText xml:space="preserve"> SEQ Table \* ARABIC </w:instrText>
      </w:r>
      <w:r w:rsidR="00034040">
        <w:fldChar w:fldCharType="separate"/>
      </w:r>
      <w:r w:rsidR="00266D97">
        <w:rPr>
          <w:noProof/>
        </w:rPr>
        <w:t>1</w:t>
      </w:r>
      <w:r w:rsidR="00034040">
        <w:rPr>
          <w:noProof/>
        </w:rPr>
        <w:fldChar w:fldCharType="end"/>
      </w:r>
      <w:bookmarkEnd w:id="4"/>
      <w:r>
        <w:t xml:space="preserve">: </w:t>
      </w:r>
      <w:r w:rsidR="006B2A9D">
        <w:rPr>
          <w:rFonts w:cs="Arial"/>
        </w:rPr>
        <w:t>Basic methods</w:t>
      </w:r>
      <w:r w:rsidR="00FE34AA">
        <w:rPr>
          <w:rFonts w:cs="Arial"/>
        </w:rPr>
        <w:t xml:space="preserve"> for the </w:t>
      </w:r>
      <w:proofErr w:type="spellStart"/>
      <w:r w:rsidR="00FE34AA">
        <w:rPr>
          <w:rFonts w:cs="Arial"/>
        </w:rPr>
        <w:t>NetLogoLink</w:t>
      </w:r>
      <w:proofErr w:type="spellEnd"/>
      <w:r w:rsidR="00FE34AA">
        <w:rPr>
          <w:rFonts w:cs="Arial"/>
        </w:rPr>
        <w:t xml:space="preserve"> Python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404"/>
        <w:gridCol w:w="2593"/>
        <w:gridCol w:w="2153"/>
        <w:gridCol w:w="2137"/>
      </w:tblGrid>
      <w:tr w:rsidR="001711A7" w:rsidRPr="002929BA" w14:paraId="26B93BD9" w14:textId="77777777" w:rsidTr="00883BA0">
        <w:tc>
          <w:tcPr>
            <w:tcW w:w="1817" w:type="dxa"/>
            <w:shd w:val="clear" w:color="auto" w:fill="auto"/>
          </w:tcPr>
          <w:p w14:paraId="2B50D595" w14:textId="77777777" w:rsidR="002929BA" w:rsidRPr="00883BA0" w:rsidRDefault="002929BA" w:rsidP="007C3843">
            <w:pPr>
              <w:rPr>
                <w:rFonts w:eastAsia="Calibri" w:cs="Arial"/>
                <w:b/>
                <w:sz w:val="16"/>
                <w:szCs w:val="16"/>
                <w:lang w:val="nl-NL"/>
              </w:rPr>
            </w:pPr>
            <w:r w:rsidRPr="00883BA0">
              <w:rPr>
                <w:rFonts w:eastAsia="Calibri" w:cs="Arial"/>
                <w:b/>
                <w:sz w:val="16"/>
                <w:szCs w:val="16"/>
                <w:lang w:val="nl-NL"/>
              </w:rPr>
              <w:t>Name</w:t>
            </w:r>
          </w:p>
        </w:tc>
        <w:tc>
          <w:tcPr>
            <w:tcW w:w="2826" w:type="dxa"/>
            <w:shd w:val="clear" w:color="auto" w:fill="auto"/>
          </w:tcPr>
          <w:p w14:paraId="571E7950" w14:textId="77777777" w:rsidR="002929BA" w:rsidRPr="00883BA0" w:rsidRDefault="0097356A" w:rsidP="00883BA0">
            <w:pPr>
              <w:jc w:val="left"/>
              <w:rPr>
                <w:rFonts w:eastAsia="Calibri" w:cs="Arial"/>
                <w:b/>
                <w:sz w:val="16"/>
                <w:szCs w:val="16"/>
                <w:lang w:val="nl-NL"/>
              </w:rPr>
            </w:pPr>
            <w:r w:rsidRPr="00883BA0">
              <w:rPr>
                <w:rFonts w:eastAsia="Calibri" w:cs="Arial"/>
                <w:b/>
                <w:sz w:val="16"/>
                <w:szCs w:val="16"/>
                <w:lang w:val="nl-NL"/>
              </w:rPr>
              <w:t>Description</w:t>
            </w:r>
          </w:p>
        </w:tc>
        <w:tc>
          <w:tcPr>
            <w:tcW w:w="2322" w:type="dxa"/>
            <w:shd w:val="clear" w:color="auto" w:fill="auto"/>
          </w:tcPr>
          <w:p w14:paraId="4720D724" w14:textId="77777777" w:rsidR="002929BA" w:rsidRPr="00883BA0" w:rsidRDefault="002929BA" w:rsidP="00883BA0">
            <w:pPr>
              <w:jc w:val="left"/>
              <w:rPr>
                <w:rFonts w:eastAsia="Calibri" w:cs="Arial"/>
                <w:b/>
                <w:sz w:val="16"/>
                <w:szCs w:val="16"/>
                <w:lang w:val="nl-NL"/>
              </w:rPr>
            </w:pPr>
            <w:r w:rsidRPr="00883BA0">
              <w:rPr>
                <w:rFonts w:eastAsia="Calibri" w:cs="Arial"/>
                <w:b/>
                <w:sz w:val="16"/>
                <w:szCs w:val="16"/>
                <w:lang w:val="nl-NL"/>
              </w:rPr>
              <w:t>Arguments</w:t>
            </w:r>
          </w:p>
        </w:tc>
        <w:tc>
          <w:tcPr>
            <w:tcW w:w="2322" w:type="dxa"/>
            <w:shd w:val="clear" w:color="auto" w:fill="auto"/>
          </w:tcPr>
          <w:p w14:paraId="51EA5B31" w14:textId="77777777" w:rsidR="002929BA" w:rsidRPr="00883BA0" w:rsidRDefault="002929BA" w:rsidP="00883BA0">
            <w:pPr>
              <w:jc w:val="left"/>
              <w:rPr>
                <w:rFonts w:eastAsia="Calibri" w:cs="Arial"/>
                <w:b/>
                <w:sz w:val="16"/>
                <w:szCs w:val="16"/>
                <w:lang w:val="nl-NL"/>
              </w:rPr>
            </w:pPr>
            <w:r w:rsidRPr="00883BA0">
              <w:rPr>
                <w:rFonts w:eastAsia="Calibri" w:cs="Arial"/>
                <w:b/>
                <w:sz w:val="16"/>
                <w:szCs w:val="16"/>
                <w:lang w:val="nl-NL"/>
              </w:rPr>
              <w:t>Returns</w:t>
            </w:r>
          </w:p>
        </w:tc>
      </w:tr>
      <w:tr w:rsidR="001711A7" w:rsidRPr="002929BA" w14:paraId="3C3C82E5" w14:textId="77777777" w:rsidTr="005762BE">
        <w:tc>
          <w:tcPr>
            <w:tcW w:w="1817" w:type="dxa"/>
            <w:shd w:val="clear" w:color="auto" w:fill="auto"/>
            <w:tcMar>
              <w:top w:w="29" w:type="dxa"/>
              <w:left w:w="58" w:type="dxa"/>
              <w:bottom w:w="29" w:type="dxa"/>
              <w:right w:w="58" w:type="dxa"/>
            </w:tcMar>
            <w:vAlign w:val="center"/>
          </w:tcPr>
          <w:p w14:paraId="2B39AD87"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l</w:t>
            </w:r>
            <w:r w:rsidR="002929BA" w:rsidRPr="00D16111">
              <w:rPr>
                <w:rFonts w:ascii="Consolas" w:eastAsia="Calibri" w:hAnsi="Consolas" w:cs="Arial"/>
                <w:sz w:val="16"/>
                <w:szCs w:val="16"/>
                <w:lang w:val="nl-NL"/>
              </w:rPr>
              <w:t>oad_model</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5EC2E8A3"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Load a </w:t>
            </w:r>
            <w:proofErr w:type="spellStart"/>
            <w:r w:rsidRPr="00883BA0">
              <w:rPr>
                <w:rFonts w:eastAsia="Calibri" w:cs="Arial"/>
                <w:sz w:val="16"/>
                <w:szCs w:val="16"/>
              </w:rPr>
              <w:t>NetLogo</w:t>
            </w:r>
            <w:proofErr w:type="spellEnd"/>
            <w:r w:rsidRPr="00883BA0">
              <w:rPr>
                <w:rFonts w:eastAsia="Calibri" w:cs="Arial"/>
                <w:sz w:val="16"/>
                <w:szCs w:val="16"/>
              </w:rPr>
              <w:t xml:space="preserve"> model file</w:t>
            </w:r>
          </w:p>
        </w:tc>
        <w:tc>
          <w:tcPr>
            <w:tcW w:w="2322" w:type="dxa"/>
            <w:shd w:val="clear" w:color="auto" w:fill="auto"/>
            <w:tcMar>
              <w:top w:w="29" w:type="dxa"/>
              <w:left w:w="58" w:type="dxa"/>
              <w:bottom w:w="29" w:type="dxa"/>
              <w:right w:w="58" w:type="dxa"/>
            </w:tcMar>
            <w:vAlign w:val="center"/>
          </w:tcPr>
          <w:p w14:paraId="766391D3"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Model path (string)</w:t>
            </w:r>
          </w:p>
        </w:tc>
        <w:tc>
          <w:tcPr>
            <w:tcW w:w="2322" w:type="dxa"/>
            <w:shd w:val="clear" w:color="auto" w:fill="auto"/>
            <w:tcMar>
              <w:top w:w="29" w:type="dxa"/>
              <w:left w:w="58" w:type="dxa"/>
              <w:bottom w:w="29" w:type="dxa"/>
              <w:right w:w="58" w:type="dxa"/>
            </w:tcMar>
            <w:vAlign w:val="center"/>
          </w:tcPr>
          <w:p w14:paraId="64DE38F9"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1E33C661" w14:textId="77777777" w:rsidTr="005762BE">
        <w:tc>
          <w:tcPr>
            <w:tcW w:w="1817" w:type="dxa"/>
            <w:shd w:val="clear" w:color="auto" w:fill="auto"/>
            <w:tcMar>
              <w:top w:w="29" w:type="dxa"/>
              <w:left w:w="58" w:type="dxa"/>
              <w:bottom w:w="29" w:type="dxa"/>
              <w:right w:w="58" w:type="dxa"/>
            </w:tcMar>
            <w:vAlign w:val="center"/>
          </w:tcPr>
          <w:p w14:paraId="78766E3E"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k</w:t>
            </w:r>
            <w:r w:rsidR="002929BA" w:rsidRPr="00D16111">
              <w:rPr>
                <w:rFonts w:ascii="Consolas" w:eastAsia="Calibri" w:hAnsi="Consolas" w:cs="Arial"/>
                <w:sz w:val="16"/>
                <w:szCs w:val="16"/>
                <w:lang w:val="nl-NL"/>
              </w:rPr>
              <w:t>ill_workspace</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727045AB"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Close the </w:t>
            </w:r>
            <w:proofErr w:type="spellStart"/>
            <w:r w:rsidRPr="00883BA0">
              <w:rPr>
                <w:rFonts w:eastAsia="Calibri" w:cs="Arial"/>
                <w:sz w:val="16"/>
                <w:szCs w:val="16"/>
              </w:rPr>
              <w:t>NetLogo</w:t>
            </w:r>
            <w:proofErr w:type="spellEnd"/>
            <w:r w:rsidRPr="00883BA0">
              <w:rPr>
                <w:rFonts w:eastAsia="Calibri" w:cs="Arial"/>
                <w:sz w:val="16"/>
                <w:szCs w:val="16"/>
              </w:rPr>
              <w:t xml:space="preserve"> instance and </w:t>
            </w:r>
            <w:commentRangeStart w:id="5"/>
            <w:r w:rsidRPr="00883BA0">
              <w:rPr>
                <w:rFonts w:eastAsia="Calibri" w:cs="Arial"/>
                <w:sz w:val="16"/>
                <w:szCs w:val="16"/>
              </w:rPr>
              <w:t>shut down the Java virtual machine</w:t>
            </w:r>
            <w:commentRangeEnd w:id="5"/>
            <w:r w:rsidR="00834A6E">
              <w:rPr>
                <w:rStyle w:val="CommentReference"/>
              </w:rPr>
              <w:commentReference w:id="5"/>
            </w:r>
          </w:p>
        </w:tc>
        <w:tc>
          <w:tcPr>
            <w:tcW w:w="2322" w:type="dxa"/>
            <w:shd w:val="clear" w:color="auto" w:fill="auto"/>
            <w:tcMar>
              <w:top w:w="29" w:type="dxa"/>
              <w:left w:w="58" w:type="dxa"/>
              <w:bottom w:w="29" w:type="dxa"/>
              <w:right w:w="58" w:type="dxa"/>
            </w:tcMar>
            <w:vAlign w:val="center"/>
          </w:tcPr>
          <w:p w14:paraId="582DA8C8"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c>
          <w:tcPr>
            <w:tcW w:w="2322" w:type="dxa"/>
            <w:shd w:val="clear" w:color="auto" w:fill="auto"/>
            <w:tcMar>
              <w:top w:w="29" w:type="dxa"/>
              <w:left w:w="58" w:type="dxa"/>
              <w:bottom w:w="29" w:type="dxa"/>
              <w:right w:w="58" w:type="dxa"/>
            </w:tcMar>
            <w:vAlign w:val="center"/>
          </w:tcPr>
          <w:p w14:paraId="6AB0DDA4"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32021523" w14:textId="77777777" w:rsidTr="005762BE">
        <w:tc>
          <w:tcPr>
            <w:tcW w:w="1817" w:type="dxa"/>
            <w:shd w:val="clear" w:color="auto" w:fill="auto"/>
            <w:tcMar>
              <w:top w:w="29" w:type="dxa"/>
              <w:left w:w="58" w:type="dxa"/>
              <w:bottom w:w="29" w:type="dxa"/>
              <w:right w:w="58" w:type="dxa"/>
            </w:tcMar>
            <w:vAlign w:val="center"/>
          </w:tcPr>
          <w:p w14:paraId="434E3CFF" w14:textId="77777777" w:rsidR="002929BA" w:rsidRPr="00D16111" w:rsidRDefault="0077164B" w:rsidP="00D863D6">
            <w:pPr>
              <w:rPr>
                <w:rFonts w:ascii="Consolas" w:eastAsia="Calibri" w:hAnsi="Consolas" w:cs="Arial"/>
                <w:sz w:val="16"/>
                <w:szCs w:val="16"/>
                <w:lang w:val="nl-NL"/>
              </w:rPr>
            </w:pPr>
            <w:r w:rsidRPr="00D16111">
              <w:rPr>
                <w:rFonts w:ascii="Consolas" w:eastAsia="Calibri" w:hAnsi="Consolas" w:cs="Arial"/>
                <w:sz w:val="16"/>
                <w:szCs w:val="16"/>
                <w:lang w:val="nl-NL"/>
              </w:rPr>
              <w:t>c</w:t>
            </w:r>
            <w:r w:rsidR="002929BA" w:rsidRPr="00D16111">
              <w:rPr>
                <w:rFonts w:ascii="Consolas" w:eastAsia="Calibri" w:hAnsi="Consolas" w:cs="Arial"/>
                <w:sz w:val="16"/>
                <w:szCs w:val="16"/>
                <w:lang w:val="nl-NL"/>
              </w:rPr>
              <w:t>ommand</w:t>
            </w:r>
            <w:r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2B86E099"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Execute a given command in the </w:t>
            </w:r>
            <w:proofErr w:type="spellStart"/>
            <w:r w:rsidRPr="00883BA0">
              <w:rPr>
                <w:rFonts w:eastAsia="Calibri" w:cs="Arial"/>
                <w:sz w:val="16"/>
                <w:szCs w:val="16"/>
              </w:rPr>
              <w:t>NetLogo</w:t>
            </w:r>
            <w:proofErr w:type="spellEnd"/>
            <w:r w:rsidRPr="00883BA0">
              <w:rPr>
                <w:rFonts w:eastAsia="Calibri" w:cs="Arial"/>
                <w:sz w:val="16"/>
                <w:szCs w:val="16"/>
              </w:rPr>
              <w:t xml:space="preserve"> environment</w:t>
            </w:r>
          </w:p>
        </w:tc>
        <w:tc>
          <w:tcPr>
            <w:tcW w:w="2322" w:type="dxa"/>
            <w:shd w:val="clear" w:color="auto" w:fill="auto"/>
            <w:tcMar>
              <w:top w:w="29" w:type="dxa"/>
              <w:left w:w="58" w:type="dxa"/>
              <w:bottom w:w="29" w:type="dxa"/>
              <w:right w:w="58" w:type="dxa"/>
            </w:tcMar>
            <w:vAlign w:val="center"/>
          </w:tcPr>
          <w:p w14:paraId="70631EE0"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Valid NetLogo command (string)</w:t>
            </w:r>
          </w:p>
        </w:tc>
        <w:tc>
          <w:tcPr>
            <w:tcW w:w="2322" w:type="dxa"/>
            <w:shd w:val="clear" w:color="auto" w:fill="auto"/>
            <w:tcMar>
              <w:top w:w="29" w:type="dxa"/>
              <w:left w:w="58" w:type="dxa"/>
              <w:bottom w:w="29" w:type="dxa"/>
              <w:right w:w="58" w:type="dxa"/>
            </w:tcMar>
            <w:vAlign w:val="center"/>
          </w:tcPr>
          <w:p w14:paraId="25A47AA7"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4041BC08" w14:textId="77777777" w:rsidTr="005762BE">
        <w:tc>
          <w:tcPr>
            <w:tcW w:w="1817" w:type="dxa"/>
            <w:shd w:val="clear" w:color="auto" w:fill="auto"/>
            <w:tcMar>
              <w:top w:w="29" w:type="dxa"/>
              <w:left w:w="58" w:type="dxa"/>
              <w:bottom w:w="29" w:type="dxa"/>
              <w:right w:w="58" w:type="dxa"/>
            </w:tcMar>
            <w:vAlign w:val="center"/>
          </w:tcPr>
          <w:p w14:paraId="14F1A999" w14:textId="77777777" w:rsidR="002929BA" w:rsidRPr="00D16111" w:rsidRDefault="0077164B"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eport</w:t>
            </w:r>
            <w:r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160409CF"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Return the value of a </w:t>
            </w:r>
            <w:proofErr w:type="spellStart"/>
            <w:r w:rsidRPr="00883BA0">
              <w:rPr>
                <w:rFonts w:eastAsia="Calibri" w:cs="Arial"/>
                <w:sz w:val="16"/>
                <w:szCs w:val="16"/>
              </w:rPr>
              <w:t>NetLogo</w:t>
            </w:r>
            <w:proofErr w:type="spellEnd"/>
            <w:r w:rsidRPr="00883BA0">
              <w:rPr>
                <w:rFonts w:eastAsia="Calibri" w:cs="Arial"/>
                <w:sz w:val="16"/>
                <w:szCs w:val="16"/>
              </w:rPr>
              <w:t xml:space="preserve"> reporter</w:t>
            </w:r>
          </w:p>
        </w:tc>
        <w:tc>
          <w:tcPr>
            <w:tcW w:w="2322" w:type="dxa"/>
            <w:shd w:val="clear" w:color="auto" w:fill="auto"/>
            <w:tcMar>
              <w:top w:w="29" w:type="dxa"/>
              <w:left w:w="58" w:type="dxa"/>
              <w:bottom w:w="29" w:type="dxa"/>
              <w:right w:w="58" w:type="dxa"/>
            </w:tcMar>
            <w:vAlign w:val="center"/>
          </w:tcPr>
          <w:p w14:paraId="33F8F8A8"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Valid NetLogo reporter (string)</w:t>
            </w:r>
          </w:p>
        </w:tc>
        <w:tc>
          <w:tcPr>
            <w:tcW w:w="2322" w:type="dxa"/>
            <w:shd w:val="clear" w:color="auto" w:fill="auto"/>
            <w:tcMar>
              <w:top w:w="29" w:type="dxa"/>
              <w:left w:w="58" w:type="dxa"/>
              <w:bottom w:w="29" w:type="dxa"/>
              <w:right w:w="58" w:type="dxa"/>
            </w:tcMar>
            <w:vAlign w:val="center"/>
          </w:tcPr>
          <w:p w14:paraId="7168102E" w14:textId="77777777" w:rsidR="002929BA" w:rsidRPr="00883BA0" w:rsidRDefault="002929BA" w:rsidP="00883BA0">
            <w:pPr>
              <w:jc w:val="left"/>
              <w:rPr>
                <w:rFonts w:eastAsia="Calibri" w:cs="Arial"/>
                <w:sz w:val="16"/>
                <w:szCs w:val="16"/>
              </w:rPr>
            </w:pPr>
            <w:r w:rsidRPr="00883BA0">
              <w:rPr>
                <w:rFonts w:eastAsia="Calibri" w:cs="Arial"/>
                <w:sz w:val="16"/>
                <w:szCs w:val="16"/>
              </w:rPr>
              <w:t>Reported value, converted to appropriate Python data type</w:t>
            </w:r>
          </w:p>
        </w:tc>
      </w:tr>
      <w:tr w:rsidR="001711A7" w:rsidRPr="002929BA" w14:paraId="674CCC7C" w14:textId="77777777" w:rsidTr="005762BE">
        <w:tc>
          <w:tcPr>
            <w:tcW w:w="1817" w:type="dxa"/>
            <w:shd w:val="clear" w:color="auto" w:fill="auto"/>
            <w:tcMar>
              <w:top w:w="29" w:type="dxa"/>
              <w:left w:w="58" w:type="dxa"/>
              <w:bottom w:w="29" w:type="dxa"/>
              <w:right w:w="58" w:type="dxa"/>
            </w:tcMar>
            <w:vAlign w:val="center"/>
          </w:tcPr>
          <w:p w14:paraId="34D75A8B"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p</w:t>
            </w:r>
            <w:r w:rsidR="002929BA" w:rsidRPr="00D16111">
              <w:rPr>
                <w:rFonts w:ascii="Consolas" w:eastAsia="Calibri" w:hAnsi="Consolas" w:cs="Arial"/>
                <w:sz w:val="16"/>
                <w:szCs w:val="16"/>
                <w:lang w:val="nl-NL"/>
              </w:rPr>
              <w:t>atch_report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44B965F4"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Return values for an attribute of the </w:t>
            </w:r>
            <w:proofErr w:type="spellStart"/>
            <w:r w:rsidRPr="00883BA0">
              <w:rPr>
                <w:rFonts w:eastAsia="Calibri" w:cs="Arial"/>
                <w:sz w:val="16"/>
                <w:szCs w:val="16"/>
              </w:rPr>
              <w:t>NetLogo</w:t>
            </w:r>
            <w:proofErr w:type="spellEnd"/>
            <w:r w:rsidRPr="00883BA0">
              <w:rPr>
                <w:rFonts w:eastAsia="Calibri" w:cs="Arial"/>
                <w:sz w:val="16"/>
                <w:szCs w:val="16"/>
              </w:rPr>
              <w:t xml:space="preserve"> patches</w:t>
            </w:r>
          </w:p>
        </w:tc>
        <w:tc>
          <w:tcPr>
            <w:tcW w:w="2322" w:type="dxa"/>
            <w:shd w:val="clear" w:color="auto" w:fill="auto"/>
            <w:tcMar>
              <w:top w:w="29" w:type="dxa"/>
              <w:left w:w="58" w:type="dxa"/>
              <w:bottom w:w="29" w:type="dxa"/>
              <w:right w:w="58" w:type="dxa"/>
            </w:tcMar>
            <w:vAlign w:val="center"/>
          </w:tcPr>
          <w:p w14:paraId="17892B38"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Valid </w:t>
            </w:r>
            <w:proofErr w:type="spellStart"/>
            <w:r w:rsidRPr="00883BA0">
              <w:rPr>
                <w:rFonts w:eastAsia="Calibri" w:cs="Arial"/>
                <w:sz w:val="16"/>
                <w:szCs w:val="16"/>
              </w:rPr>
              <w:t>NetLogo</w:t>
            </w:r>
            <w:proofErr w:type="spellEnd"/>
            <w:r w:rsidRPr="00883BA0">
              <w:rPr>
                <w:rFonts w:eastAsia="Calibri" w:cs="Arial"/>
                <w:sz w:val="16"/>
                <w:szCs w:val="16"/>
              </w:rPr>
              <w:t xml:space="preserve"> patch attribute (string)</w:t>
            </w:r>
          </w:p>
        </w:tc>
        <w:tc>
          <w:tcPr>
            <w:tcW w:w="2322" w:type="dxa"/>
            <w:shd w:val="clear" w:color="auto" w:fill="auto"/>
            <w:tcMar>
              <w:top w:w="29" w:type="dxa"/>
              <w:left w:w="58" w:type="dxa"/>
              <w:bottom w:w="29" w:type="dxa"/>
              <w:right w:w="58" w:type="dxa"/>
            </w:tcMar>
            <w:vAlign w:val="center"/>
          </w:tcPr>
          <w:p w14:paraId="044BB433" w14:textId="77777777" w:rsidR="002929BA" w:rsidRPr="00883BA0" w:rsidRDefault="00DD5BAE" w:rsidP="00883BA0">
            <w:pPr>
              <w:jc w:val="left"/>
              <w:rPr>
                <w:rFonts w:eastAsia="Calibri" w:cs="Arial"/>
                <w:sz w:val="16"/>
                <w:szCs w:val="16"/>
              </w:rPr>
            </w:pPr>
            <w:r w:rsidRPr="00883BA0">
              <w:rPr>
                <w:rFonts w:eastAsia="Calibri" w:cs="Arial"/>
                <w:sz w:val="16"/>
                <w:szCs w:val="16"/>
              </w:rPr>
              <w:t>p</w:t>
            </w:r>
            <w:r w:rsidR="002929BA" w:rsidRPr="00883BA0">
              <w:rPr>
                <w:rFonts w:eastAsia="Calibri" w:cs="Arial"/>
                <w:sz w:val="16"/>
                <w:szCs w:val="16"/>
              </w:rPr>
              <w:t xml:space="preserve">andas </w:t>
            </w:r>
            <w:proofErr w:type="spellStart"/>
            <w:r w:rsidR="005762BE">
              <w:rPr>
                <w:rFonts w:eastAsia="Calibri" w:cs="Arial"/>
                <w:sz w:val="16"/>
                <w:szCs w:val="16"/>
              </w:rPr>
              <w:t>DataFrame</w:t>
            </w:r>
            <w:proofErr w:type="spellEnd"/>
            <w:r w:rsidR="002929BA" w:rsidRPr="00883BA0">
              <w:rPr>
                <w:rFonts w:eastAsia="Calibri" w:cs="Arial"/>
                <w:sz w:val="16"/>
                <w:szCs w:val="16"/>
              </w:rPr>
              <w:t xml:space="preserve"> of patch attribute values, with column labels and row indices following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patch coordinates</w:t>
            </w:r>
          </w:p>
        </w:tc>
      </w:tr>
      <w:tr w:rsidR="001711A7" w:rsidRPr="002929BA" w14:paraId="596C5653" w14:textId="77777777" w:rsidTr="005762BE">
        <w:tc>
          <w:tcPr>
            <w:tcW w:w="1817" w:type="dxa"/>
            <w:shd w:val="clear" w:color="auto" w:fill="auto"/>
            <w:tcMar>
              <w:top w:w="29" w:type="dxa"/>
              <w:left w:w="58" w:type="dxa"/>
              <w:bottom w:w="29" w:type="dxa"/>
              <w:right w:w="58" w:type="dxa"/>
            </w:tcMar>
            <w:vAlign w:val="center"/>
          </w:tcPr>
          <w:p w14:paraId="084DA796"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p</w:t>
            </w:r>
            <w:r w:rsidR="002929BA" w:rsidRPr="00D16111">
              <w:rPr>
                <w:rFonts w:ascii="Consolas" w:eastAsia="Calibri" w:hAnsi="Consolas" w:cs="Arial"/>
                <w:sz w:val="16"/>
                <w:szCs w:val="16"/>
                <w:lang w:val="nl-NL"/>
              </w:rPr>
              <w:t>atch_set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2622E69B"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Set </w:t>
            </w:r>
            <w:proofErr w:type="spellStart"/>
            <w:r w:rsidRPr="00883BA0">
              <w:rPr>
                <w:rFonts w:eastAsia="Calibri" w:cs="Arial"/>
                <w:sz w:val="16"/>
                <w:szCs w:val="16"/>
              </w:rPr>
              <w:t>NetLogo</w:t>
            </w:r>
            <w:proofErr w:type="spellEnd"/>
            <w:r w:rsidRPr="00883BA0">
              <w:rPr>
                <w:rFonts w:eastAsia="Calibri" w:cs="Arial"/>
                <w:sz w:val="16"/>
                <w:szCs w:val="16"/>
              </w:rPr>
              <w:t xml:space="preserve"> patch attributes from a </w:t>
            </w:r>
            <w:r w:rsidR="00DD5BAE" w:rsidRPr="00883BA0">
              <w:rPr>
                <w:rFonts w:eastAsia="Calibri" w:cs="Arial"/>
                <w:sz w:val="16"/>
                <w:szCs w:val="16"/>
              </w:rPr>
              <w:t>p</w:t>
            </w:r>
            <w:r w:rsidRPr="00883BA0">
              <w:rPr>
                <w:rFonts w:eastAsia="Calibri" w:cs="Arial"/>
                <w:sz w:val="16"/>
                <w:szCs w:val="16"/>
              </w:rPr>
              <w:t xml:space="preserve">andas </w:t>
            </w:r>
            <w:proofErr w:type="spellStart"/>
            <w:r w:rsidR="005762BE">
              <w:rPr>
                <w:rFonts w:eastAsia="Calibri" w:cs="Arial"/>
                <w:sz w:val="16"/>
                <w:szCs w:val="16"/>
              </w:rPr>
              <w:t>DataFrame</w:t>
            </w:r>
            <w:proofErr w:type="spellEnd"/>
          </w:p>
        </w:tc>
        <w:tc>
          <w:tcPr>
            <w:tcW w:w="2322" w:type="dxa"/>
            <w:shd w:val="clear" w:color="auto" w:fill="auto"/>
            <w:tcMar>
              <w:top w:w="29" w:type="dxa"/>
              <w:left w:w="58" w:type="dxa"/>
              <w:bottom w:w="29" w:type="dxa"/>
              <w:right w:w="58" w:type="dxa"/>
            </w:tcMar>
            <w:vAlign w:val="center"/>
          </w:tcPr>
          <w:p w14:paraId="23F59C3B"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 xml:space="preserve">Valid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patch attribute (string)</w:t>
            </w:r>
          </w:p>
          <w:p w14:paraId="207747B2"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DD5BAE" w:rsidRPr="00883BA0">
              <w:rPr>
                <w:rFonts w:eastAsia="Calibri" w:cs="Arial"/>
                <w:sz w:val="16"/>
                <w:szCs w:val="16"/>
              </w:rPr>
              <w:t>p</w:t>
            </w:r>
            <w:r w:rsidR="002929BA" w:rsidRPr="00883BA0">
              <w:rPr>
                <w:rFonts w:eastAsia="Calibri" w:cs="Arial"/>
                <w:sz w:val="16"/>
                <w:szCs w:val="16"/>
              </w:rPr>
              <w:t xml:space="preserve">andas </w:t>
            </w:r>
            <w:proofErr w:type="spellStart"/>
            <w:r w:rsidR="005762BE">
              <w:rPr>
                <w:rFonts w:eastAsia="Calibri" w:cs="Arial"/>
                <w:sz w:val="16"/>
                <w:szCs w:val="16"/>
              </w:rPr>
              <w:t>DataFrame</w:t>
            </w:r>
            <w:proofErr w:type="spellEnd"/>
            <w:r w:rsidR="002929BA" w:rsidRPr="00883BA0">
              <w:rPr>
                <w:rFonts w:eastAsia="Calibri" w:cs="Arial"/>
                <w:sz w:val="16"/>
                <w:szCs w:val="16"/>
              </w:rPr>
              <w:t xml:space="preserve"> with same dimensions as the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world, containing attribute values to be set </w:t>
            </w:r>
          </w:p>
        </w:tc>
        <w:tc>
          <w:tcPr>
            <w:tcW w:w="2322" w:type="dxa"/>
            <w:shd w:val="clear" w:color="auto" w:fill="auto"/>
            <w:tcMar>
              <w:top w:w="29" w:type="dxa"/>
              <w:left w:w="58" w:type="dxa"/>
              <w:bottom w:w="29" w:type="dxa"/>
              <w:right w:w="58" w:type="dxa"/>
            </w:tcMar>
            <w:vAlign w:val="center"/>
          </w:tcPr>
          <w:p w14:paraId="1B063D5A"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0EA2F7AD" w14:textId="77777777" w:rsidTr="005762BE">
        <w:tc>
          <w:tcPr>
            <w:tcW w:w="1817" w:type="dxa"/>
            <w:shd w:val="clear" w:color="auto" w:fill="auto"/>
            <w:tcMar>
              <w:top w:w="29" w:type="dxa"/>
              <w:left w:w="58" w:type="dxa"/>
              <w:bottom w:w="29" w:type="dxa"/>
              <w:right w:w="58" w:type="dxa"/>
            </w:tcMar>
            <w:vAlign w:val="center"/>
          </w:tcPr>
          <w:p w14:paraId="2C388392"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epeat_command</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0F1C5494"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Execute a given command a number of times in the </w:t>
            </w:r>
            <w:proofErr w:type="spellStart"/>
            <w:r w:rsidRPr="00883BA0">
              <w:rPr>
                <w:rFonts w:eastAsia="Calibri" w:cs="Arial"/>
                <w:sz w:val="16"/>
                <w:szCs w:val="16"/>
              </w:rPr>
              <w:t>NetLogo</w:t>
            </w:r>
            <w:proofErr w:type="spellEnd"/>
            <w:r w:rsidRPr="00883BA0">
              <w:rPr>
                <w:rFonts w:eastAsia="Calibri" w:cs="Arial"/>
                <w:sz w:val="16"/>
                <w:szCs w:val="16"/>
              </w:rPr>
              <w:t xml:space="preserve"> environment</w:t>
            </w:r>
          </w:p>
        </w:tc>
        <w:tc>
          <w:tcPr>
            <w:tcW w:w="2322" w:type="dxa"/>
            <w:shd w:val="clear" w:color="auto" w:fill="auto"/>
            <w:tcMar>
              <w:top w:w="29" w:type="dxa"/>
              <w:left w:w="58" w:type="dxa"/>
              <w:bottom w:w="29" w:type="dxa"/>
              <w:right w:w="58" w:type="dxa"/>
            </w:tcMar>
            <w:vAlign w:val="center"/>
          </w:tcPr>
          <w:p w14:paraId="4CE571C1"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 xml:space="preserve">Valid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command (string)</w:t>
            </w:r>
          </w:p>
          <w:p w14:paraId="1949D79A"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Number of repetitions (integer)</w:t>
            </w:r>
          </w:p>
        </w:tc>
        <w:tc>
          <w:tcPr>
            <w:tcW w:w="2322" w:type="dxa"/>
            <w:shd w:val="clear" w:color="auto" w:fill="auto"/>
            <w:tcMar>
              <w:top w:w="29" w:type="dxa"/>
              <w:left w:w="58" w:type="dxa"/>
              <w:bottom w:w="29" w:type="dxa"/>
              <w:right w:w="58" w:type="dxa"/>
            </w:tcMar>
            <w:vAlign w:val="center"/>
          </w:tcPr>
          <w:p w14:paraId="40E0E44B"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5707AEF2" w14:textId="77777777" w:rsidTr="005762BE">
        <w:tc>
          <w:tcPr>
            <w:tcW w:w="1817" w:type="dxa"/>
            <w:shd w:val="clear" w:color="auto" w:fill="auto"/>
            <w:tcMar>
              <w:top w:w="29" w:type="dxa"/>
              <w:left w:w="58" w:type="dxa"/>
              <w:bottom w:w="29" w:type="dxa"/>
              <w:right w:w="58" w:type="dxa"/>
            </w:tcMar>
            <w:vAlign w:val="center"/>
          </w:tcPr>
          <w:p w14:paraId="1D0466F1"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epeat_report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4CEDDCC7"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Return the values of one or multiple </w:t>
            </w:r>
            <w:proofErr w:type="spellStart"/>
            <w:r w:rsidRPr="00883BA0">
              <w:rPr>
                <w:rFonts w:eastAsia="Calibri" w:cs="Arial"/>
                <w:sz w:val="16"/>
                <w:szCs w:val="16"/>
              </w:rPr>
              <w:t>NetLogo</w:t>
            </w:r>
            <w:proofErr w:type="spellEnd"/>
            <w:r w:rsidRPr="00883BA0">
              <w:rPr>
                <w:rFonts w:eastAsia="Calibri" w:cs="Arial"/>
                <w:sz w:val="16"/>
                <w:szCs w:val="16"/>
              </w:rPr>
              <w:t xml:space="preserve"> reporters over a given number of ticks</w:t>
            </w:r>
          </w:p>
        </w:tc>
        <w:tc>
          <w:tcPr>
            <w:tcW w:w="2322" w:type="dxa"/>
            <w:shd w:val="clear" w:color="auto" w:fill="auto"/>
            <w:tcMar>
              <w:top w:w="29" w:type="dxa"/>
              <w:left w:w="58" w:type="dxa"/>
              <w:bottom w:w="29" w:type="dxa"/>
              <w:right w:w="58" w:type="dxa"/>
            </w:tcMar>
            <w:vAlign w:val="center"/>
          </w:tcPr>
          <w:p w14:paraId="5C3BA518"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 xml:space="preserve">Valid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reporter (string</w:t>
            </w:r>
            <w:r w:rsidR="0026403A">
              <w:rPr>
                <w:rFonts w:eastAsia="Calibri" w:cs="Arial"/>
                <w:sz w:val="16"/>
                <w:szCs w:val="16"/>
              </w:rPr>
              <w:t xml:space="preserve"> or list of strings</w:t>
            </w:r>
            <w:r w:rsidR="002929BA" w:rsidRPr="00883BA0">
              <w:rPr>
                <w:rFonts w:eastAsia="Calibri" w:cs="Arial"/>
                <w:sz w:val="16"/>
                <w:szCs w:val="16"/>
              </w:rPr>
              <w:t>)</w:t>
            </w:r>
          </w:p>
          <w:p w14:paraId="77396BA6" w14:textId="77777777" w:rsidR="002929BA"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Number of repetitions (integer)</w:t>
            </w:r>
          </w:p>
          <w:p w14:paraId="70E3A8A7" w14:textId="77777777" w:rsidR="0026403A" w:rsidRPr="00883BA0" w:rsidRDefault="0026403A" w:rsidP="00883BA0">
            <w:pPr>
              <w:jc w:val="left"/>
              <w:rPr>
                <w:rFonts w:eastAsia="Calibri" w:cs="Arial"/>
                <w:sz w:val="16"/>
                <w:szCs w:val="16"/>
              </w:rPr>
            </w:pPr>
            <w:r>
              <w:rPr>
                <w:rFonts w:eastAsia="Calibri" w:cs="Arial"/>
                <w:sz w:val="16"/>
                <w:szCs w:val="16"/>
              </w:rPr>
              <w:t xml:space="preserve">- </w:t>
            </w:r>
            <w:proofErr w:type="spellStart"/>
            <w:r>
              <w:rPr>
                <w:rFonts w:eastAsia="Calibri" w:cs="Arial"/>
                <w:sz w:val="16"/>
                <w:szCs w:val="16"/>
              </w:rPr>
              <w:t>NetLogo</w:t>
            </w:r>
            <w:proofErr w:type="spellEnd"/>
            <w:r>
              <w:rPr>
                <w:rFonts w:eastAsia="Calibri" w:cs="Arial"/>
                <w:sz w:val="16"/>
                <w:szCs w:val="16"/>
              </w:rPr>
              <w:t xml:space="preserve"> command used to execute the model (string, ‘go’ by default)</w:t>
            </w:r>
          </w:p>
        </w:tc>
        <w:tc>
          <w:tcPr>
            <w:tcW w:w="2322" w:type="dxa"/>
            <w:shd w:val="clear" w:color="auto" w:fill="auto"/>
            <w:tcMar>
              <w:top w:w="29" w:type="dxa"/>
              <w:left w:w="58" w:type="dxa"/>
              <w:bottom w:w="29" w:type="dxa"/>
              <w:right w:w="58" w:type="dxa"/>
            </w:tcMar>
            <w:vAlign w:val="center"/>
          </w:tcPr>
          <w:p w14:paraId="68C9F77E" w14:textId="77777777" w:rsidR="002929BA" w:rsidRPr="00883BA0" w:rsidRDefault="00DD5BAE" w:rsidP="00883BA0">
            <w:pPr>
              <w:jc w:val="left"/>
              <w:rPr>
                <w:rFonts w:eastAsia="Calibri" w:cs="Arial"/>
                <w:sz w:val="16"/>
                <w:szCs w:val="16"/>
              </w:rPr>
            </w:pPr>
            <w:r w:rsidRPr="00883BA0">
              <w:rPr>
                <w:rFonts w:eastAsia="Calibri" w:cs="Arial"/>
                <w:sz w:val="16"/>
                <w:szCs w:val="16"/>
              </w:rPr>
              <w:t>pa</w:t>
            </w:r>
            <w:r w:rsidR="002929BA" w:rsidRPr="00883BA0">
              <w:rPr>
                <w:rFonts w:eastAsia="Calibri" w:cs="Arial"/>
                <w:sz w:val="16"/>
                <w:szCs w:val="16"/>
              </w:rPr>
              <w:t xml:space="preserve">ndas </w:t>
            </w:r>
            <w:proofErr w:type="spellStart"/>
            <w:r w:rsidR="005762BE">
              <w:rPr>
                <w:rFonts w:eastAsia="Calibri" w:cs="Arial"/>
                <w:sz w:val="16"/>
                <w:szCs w:val="16"/>
              </w:rPr>
              <w:t>DataFrame</w:t>
            </w:r>
            <w:proofErr w:type="spellEnd"/>
            <w:r w:rsidR="002929BA" w:rsidRPr="00883BA0">
              <w:rPr>
                <w:rFonts w:eastAsia="Calibri" w:cs="Arial"/>
                <w:sz w:val="16"/>
                <w:szCs w:val="16"/>
              </w:rPr>
              <w:t xml:space="preserve"> of reported values with columns for each reporter, indexed by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ticks</w:t>
            </w:r>
          </w:p>
          <w:p w14:paraId="27287B1C" w14:textId="77777777" w:rsidR="002929BA" w:rsidRPr="00883BA0" w:rsidRDefault="002929BA" w:rsidP="00883BA0">
            <w:pPr>
              <w:jc w:val="left"/>
              <w:rPr>
                <w:rFonts w:eastAsia="Calibri" w:cs="Arial"/>
                <w:sz w:val="16"/>
                <w:szCs w:val="16"/>
              </w:rPr>
            </w:pPr>
          </w:p>
        </w:tc>
      </w:tr>
      <w:tr w:rsidR="001711A7" w:rsidRPr="002929BA" w14:paraId="1808E2AC" w14:textId="77777777" w:rsidTr="005762BE">
        <w:tc>
          <w:tcPr>
            <w:tcW w:w="1817" w:type="dxa"/>
            <w:shd w:val="clear" w:color="auto" w:fill="auto"/>
            <w:tcMar>
              <w:top w:w="29" w:type="dxa"/>
              <w:left w:w="58" w:type="dxa"/>
              <w:bottom w:w="29" w:type="dxa"/>
              <w:right w:w="58" w:type="dxa"/>
            </w:tcMar>
            <w:vAlign w:val="center"/>
          </w:tcPr>
          <w:p w14:paraId="5CCF6895" w14:textId="77777777" w:rsidR="00D3608E" w:rsidRPr="00D16111" w:rsidRDefault="00D3608E" w:rsidP="00D863D6">
            <w:pPr>
              <w:rPr>
                <w:rFonts w:ascii="Consolas" w:eastAsia="Calibri" w:hAnsi="Consolas" w:cs="Arial"/>
                <w:sz w:val="16"/>
                <w:szCs w:val="16"/>
                <w:lang w:val="nl-NL"/>
              </w:rPr>
            </w:pPr>
            <w:r w:rsidRPr="00D16111">
              <w:rPr>
                <w:rFonts w:ascii="Consolas" w:eastAsia="Calibri" w:hAnsi="Consolas" w:cs="Arial"/>
                <w:sz w:val="16"/>
                <w:szCs w:val="16"/>
                <w:lang w:val="nl-NL"/>
              </w:rPr>
              <w:lastRenderedPageBreak/>
              <w:t>write_NetLogo_attriblist()</w:t>
            </w:r>
          </w:p>
        </w:tc>
        <w:tc>
          <w:tcPr>
            <w:tcW w:w="2826" w:type="dxa"/>
            <w:shd w:val="clear" w:color="auto" w:fill="auto"/>
            <w:tcMar>
              <w:top w:w="29" w:type="dxa"/>
              <w:left w:w="58" w:type="dxa"/>
              <w:bottom w:w="29" w:type="dxa"/>
              <w:right w:w="58" w:type="dxa"/>
            </w:tcMar>
            <w:vAlign w:val="center"/>
          </w:tcPr>
          <w:p w14:paraId="1BEC00D6" w14:textId="77777777" w:rsidR="00D3608E" w:rsidRPr="00883BA0" w:rsidRDefault="00D3608E" w:rsidP="00883BA0">
            <w:pPr>
              <w:jc w:val="left"/>
              <w:rPr>
                <w:rFonts w:eastAsia="Calibri" w:cs="Arial"/>
                <w:sz w:val="16"/>
                <w:szCs w:val="16"/>
                <w:lang w:val="nl-NL"/>
              </w:rPr>
            </w:pPr>
            <w:r w:rsidRPr="00883BA0">
              <w:rPr>
                <w:rFonts w:eastAsia="Calibri" w:cs="Arial"/>
                <w:sz w:val="16"/>
                <w:szCs w:val="16"/>
                <w:lang w:val="nl-NL"/>
              </w:rPr>
              <w:t xml:space="preserve">Update a set of </w:t>
            </w:r>
            <w:r w:rsidR="00401DF7" w:rsidRPr="00883BA0">
              <w:rPr>
                <w:rFonts w:eastAsia="Calibri" w:cs="Arial"/>
                <w:sz w:val="16"/>
                <w:szCs w:val="16"/>
                <w:lang w:val="nl-NL"/>
              </w:rPr>
              <w:t xml:space="preserve">NetLogo </w:t>
            </w:r>
            <w:r w:rsidRPr="00883BA0">
              <w:rPr>
                <w:rFonts w:eastAsia="Calibri" w:cs="Arial"/>
                <w:sz w:val="16"/>
                <w:szCs w:val="16"/>
                <w:lang w:val="nl-NL"/>
              </w:rPr>
              <w:t xml:space="preserve">agents of the same type with </w:t>
            </w:r>
            <w:r w:rsidR="00401DF7" w:rsidRPr="00883BA0">
              <w:rPr>
                <w:rFonts w:eastAsia="Calibri" w:cs="Arial"/>
                <w:sz w:val="16"/>
                <w:szCs w:val="16"/>
                <w:lang w:val="nl-NL"/>
              </w:rPr>
              <w:t>multiple attributes</w:t>
            </w:r>
          </w:p>
        </w:tc>
        <w:tc>
          <w:tcPr>
            <w:tcW w:w="2322" w:type="dxa"/>
            <w:shd w:val="clear" w:color="auto" w:fill="auto"/>
            <w:tcMar>
              <w:top w:w="29" w:type="dxa"/>
              <w:left w:w="58" w:type="dxa"/>
              <w:bottom w:w="29" w:type="dxa"/>
              <w:right w:w="58" w:type="dxa"/>
            </w:tcMar>
            <w:vAlign w:val="center"/>
          </w:tcPr>
          <w:p w14:paraId="47E8CA03" w14:textId="77777777" w:rsidR="00D3608E" w:rsidRPr="00883BA0" w:rsidRDefault="00401DF7" w:rsidP="00883BA0">
            <w:pPr>
              <w:jc w:val="left"/>
              <w:rPr>
                <w:rFonts w:eastAsia="Calibri" w:cs="Arial"/>
                <w:sz w:val="16"/>
                <w:szCs w:val="16"/>
              </w:rPr>
            </w:pPr>
            <w:r w:rsidRPr="00883BA0">
              <w:rPr>
                <w:rFonts w:eastAsia="Calibri" w:cs="Arial"/>
                <w:sz w:val="16"/>
                <w:szCs w:val="16"/>
              </w:rPr>
              <w:t>-</w:t>
            </w:r>
            <w:r w:rsidR="003D2DAC" w:rsidRPr="00883BA0">
              <w:rPr>
                <w:rFonts w:eastAsia="Calibri" w:cs="Arial"/>
                <w:sz w:val="16"/>
                <w:szCs w:val="16"/>
              </w:rPr>
              <w:t xml:space="preserve"> </w:t>
            </w:r>
            <w:r w:rsidR="00DD5BAE" w:rsidRPr="00883BA0">
              <w:rPr>
                <w:rFonts w:eastAsia="Calibri" w:cs="Arial"/>
                <w:sz w:val="16"/>
                <w:szCs w:val="16"/>
              </w:rPr>
              <w:t>pa</w:t>
            </w:r>
            <w:r w:rsidRPr="00883BA0">
              <w:rPr>
                <w:rFonts w:eastAsia="Calibri" w:cs="Arial"/>
                <w:sz w:val="16"/>
                <w:szCs w:val="16"/>
              </w:rPr>
              <w:t xml:space="preserve">ndas </w:t>
            </w:r>
            <w:proofErr w:type="spellStart"/>
            <w:r w:rsidR="005762BE">
              <w:rPr>
                <w:rFonts w:eastAsia="Calibri" w:cs="Arial"/>
                <w:sz w:val="16"/>
                <w:szCs w:val="16"/>
              </w:rPr>
              <w:t>DataFrame</w:t>
            </w:r>
            <w:proofErr w:type="spellEnd"/>
            <w:r w:rsidRPr="00883BA0">
              <w:rPr>
                <w:rFonts w:eastAsia="Calibri" w:cs="Arial"/>
                <w:sz w:val="16"/>
                <w:szCs w:val="16"/>
              </w:rPr>
              <w:t xml:space="preserve"> containing attribute values to be set, indexed by agent</w:t>
            </w:r>
          </w:p>
          <w:p w14:paraId="489ABEBD" w14:textId="77777777" w:rsidR="00401DF7" w:rsidRPr="00883BA0" w:rsidRDefault="00401DF7" w:rsidP="00883BA0">
            <w:pPr>
              <w:jc w:val="left"/>
              <w:rPr>
                <w:rFonts w:eastAsia="Calibri" w:cs="Arial"/>
                <w:sz w:val="16"/>
                <w:szCs w:val="16"/>
              </w:rPr>
            </w:pPr>
            <w:r w:rsidRPr="00883BA0">
              <w:rPr>
                <w:rFonts w:eastAsia="Calibri" w:cs="Arial"/>
                <w:sz w:val="16"/>
                <w:szCs w:val="16"/>
              </w:rPr>
              <w:t xml:space="preserve">- Valid </w:t>
            </w:r>
            <w:proofErr w:type="spellStart"/>
            <w:r w:rsidRPr="00883BA0">
              <w:rPr>
                <w:rFonts w:eastAsia="Calibri" w:cs="Arial"/>
                <w:sz w:val="16"/>
                <w:szCs w:val="16"/>
              </w:rPr>
              <w:t>NetLogo</w:t>
            </w:r>
            <w:proofErr w:type="spellEnd"/>
            <w:r w:rsidRPr="00883BA0">
              <w:rPr>
                <w:rFonts w:eastAsia="Calibri" w:cs="Arial"/>
                <w:sz w:val="16"/>
                <w:szCs w:val="16"/>
              </w:rPr>
              <w:t xml:space="preserve"> agent </w:t>
            </w:r>
            <w:r w:rsidR="00AD567C" w:rsidRPr="00883BA0">
              <w:rPr>
                <w:rFonts w:eastAsia="Calibri" w:cs="Arial"/>
                <w:sz w:val="16"/>
                <w:szCs w:val="16"/>
              </w:rPr>
              <w:t>breed</w:t>
            </w:r>
            <w:r w:rsidRPr="00883BA0">
              <w:rPr>
                <w:rFonts w:eastAsia="Calibri" w:cs="Arial"/>
                <w:sz w:val="16"/>
                <w:szCs w:val="16"/>
              </w:rPr>
              <w:t xml:space="preserve"> (</w:t>
            </w:r>
            <w:r w:rsidR="00AD567C" w:rsidRPr="00883BA0">
              <w:rPr>
                <w:rFonts w:eastAsia="Calibri" w:cs="Arial"/>
                <w:sz w:val="16"/>
                <w:szCs w:val="16"/>
              </w:rPr>
              <w:t>string)</w:t>
            </w:r>
          </w:p>
        </w:tc>
        <w:tc>
          <w:tcPr>
            <w:tcW w:w="2322" w:type="dxa"/>
            <w:shd w:val="clear" w:color="auto" w:fill="auto"/>
            <w:tcMar>
              <w:top w:w="29" w:type="dxa"/>
              <w:left w:w="58" w:type="dxa"/>
              <w:bottom w:w="29" w:type="dxa"/>
              <w:right w:w="58" w:type="dxa"/>
            </w:tcMar>
            <w:vAlign w:val="center"/>
          </w:tcPr>
          <w:p w14:paraId="739436D8" w14:textId="77777777" w:rsidR="00D3608E" w:rsidRPr="00883BA0" w:rsidRDefault="00401DF7" w:rsidP="00883BA0">
            <w:pPr>
              <w:jc w:val="left"/>
              <w:rPr>
                <w:rFonts w:eastAsia="Calibri" w:cs="Arial"/>
                <w:sz w:val="16"/>
                <w:szCs w:val="16"/>
                <w:lang w:val="nl-NL"/>
              </w:rPr>
            </w:pPr>
            <w:r w:rsidRPr="00883BA0">
              <w:rPr>
                <w:rFonts w:eastAsia="Calibri" w:cs="Arial"/>
                <w:sz w:val="16"/>
                <w:szCs w:val="16"/>
                <w:lang w:val="nl-NL"/>
              </w:rPr>
              <w:t>-</w:t>
            </w:r>
          </w:p>
        </w:tc>
      </w:tr>
    </w:tbl>
    <w:p w14:paraId="27ECB109" w14:textId="77777777" w:rsidR="002929BA" w:rsidRDefault="002929BA" w:rsidP="002929BA">
      <w:pPr>
        <w:rPr>
          <w:rFonts w:cs="Arial"/>
        </w:rPr>
      </w:pPr>
    </w:p>
    <w:p w14:paraId="3E5063DC" w14:textId="77777777" w:rsidR="006523BC" w:rsidRDefault="006523BC" w:rsidP="00547A60">
      <w:pPr>
        <w:spacing w:line="276" w:lineRule="auto"/>
        <w:rPr>
          <w:rFonts w:cs="Arial"/>
        </w:rPr>
      </w:pPr>
      <w:r>
        <w:rPr>
          <w:rFonts w:cs="Arial"/>
        </w:rPr>
        <w:t xml:space="preserve">To illustrate </w:t>
      </w:r>
      <w:r w:rsidR="00616F23">
        <w:rPr>
          <w:rFonts w:cs="Arial"/>
        </w:rPr>
        <w:t xml:space="preserve">the </w:t>
      </w:r>
      <w:r>
        <w:rPr>
          <w:rFonts w:cs="Arial"/>
        </w:rPr>
        <w:t>functionality</w:t>
      </w:r>
      <w:r w:rsidR="00616F23">
        <w:rPr>
          <w:rFonts w:cs="Arial"/>
        </w:rPr>
        <w:t xml:space="preserve"> of </w:t>
      </w:r>
      <w:proofErr w:type="spellStart"/>
      <w:r w:rsidR="00616F23">
        <w:rPr>
          <w:rFonts w:cs="Arial"/>
        </w:rPr>
        <w:t>pyNetLogo</w:t>
      </w:r>
      <w:proofErr w:type="spellEnd"/>
      <w:r>
        <w:rPr>
          <w:rFonts w:cs="Arial"/>
        </w:rPr>
        <w:t>,</w:t>
      </w:r>
      <w:r w:rsidR="0097356A">
        <w:rPr>
          <w:rFonts w:cs="Arial"/>
        </w:rPr>
        <w:t xml:space="preserve"> </w:t>
      </w:r>
      <w:r w:rsidR="00D7782F">
        <w:rPr>
          <w:rFonts w:cs="Arial"/>
        </w:rPr>
        <w:t xml:space="preserve">a simple example follows below, using </w:t>
      </w:r>
      <w:r w:rsidR="0097356A">
        <w:rPr>
          <w:rFonts w:cs="Arial"/>
        </w:rPr>
        <w:t>the</w:t>
      </w:r>
      <w:r w:rsidR="0097356A" w:rsidRPr="0097356A">
        <w:rPr>
          <w:rFonts w:cs="Arial"/>
        </w:rPr>
        <w:t xml:space="preserve"> </w:t>
      </w:r>
      <w:r w:rsidR="00873337">
        <w:rPr>
          <w:rFonts w:cs="Arial"/>
        </w:rPr>
        <w:t>wolf-sheep predation</w:t>
      </w:r>
      <w:r w:rsidR="0097356A" w:rsidRPr="0097356A">
        <w:rPr>
          <w:rFonts w:cs="Arial"/>
        </w:rPr>
        <w:t xml:space="preserve"> model </w:t>
      </w:r>
      <w:r w:rsidR="00DD3736">
        <w:rPr>
          <w:rFonts w:cs="Arial"/>
        </w:rPr>
        <w:t xml:space="preserve">which is </w:t>
      </w:r>
      <w:r w:rsidR="0097356A" w:rsidRPr="0097356A">
        <w:rPr>
          <w:rFonts w:cs="Arial"/>
        </w:rPr>
        <w:t xml:space="preserve">included in the </w:t>
      </w:r>
      <w:proofErr w:type="spellStart"/>
      <w:r w:rsidR="0097356A" w:rsidRPr="0097356A">
        <w:rPr>
          <w:rFonts w:cs="Arial"/>
        </w:rPr>
        <w:t>NetLogo</w:t>
      </w:r>
      <w:proofErr w:type="spellEnd"/>
      <w:r w:rsidR="0097356A" w:rsidRPr="0097356A">
        <w:rPr>
          <w:rFonts w:cs="Arial"/>
        </w:rPr>
        <w:t xml:space="preserve"> </w:t>
      </w:r>
      <w:r w:rsidR="00F215D4">
        <w:rPr>
          <w:rFonts w:cs="Arial"/>
        </w:rPr>
        <w:t xml:space="preserve">6.0 </w:t>
      </w:r>
      <w:r w:rsidR="0097356A" w:rsidRPr="0097356A">
        <w:rPr>
          <w:rFonts w:cs="Arial"/>
        </w:rPr>
        <w:t>example library</w:t>
      </w:r>
      <w:r w:rsidR="00BF009B">
        <w:rPr>
          <w:rFonts w:cs="Arial"/>
        </w:rPr>
        <w:t>.</w:t>
      </w:r>
      <w:r w:rsidR="00627B43">
        <w:rPr>
          <w:rFonts w:cs="Arial"/>
        </w:rPr>
        <w:t xml:space="preserve"> The </w:t>
      </w:r>
      <w:proofErr w:type="spellStart"/>
      <w:r w:rsidR="009B2326">
        <w:rPr>
          <w:rFonts w:cs="Arial"/>
        </w:rPr>
        <w:t>Jupyter</w:t>
      </w:r>
      <w:proofErr w:type="spellEnd"/>
      <w:r w:rsidR="009B2326">
        <w:rPr>
          <w:rFonts w:cs="Arial"/>
        </w:rPr>
        <w:t xml:space="preserve"> </w:t>
      </w:r>
      <w:r w:rsidR="00C216A9">
        <w:rPr>
          <w:rFonts w:cs="Arial"/>
        </w:rPr>
        <w:t>n</w:t>
      </w:r>
      <w:r w:rsidR="00627B43">
        <w:rPr>
          <w:rFonts w:cs="Arial"/>
        </w:rPr>
        <w:t xml:space="preserve">otebook </w:t>
      </w:r>
      <w:r w:rsidR="0026403A">
        <w:rPr>
          <w:rFonts w:cs="Arial"/>
        </w:rPr>
        <w:t xml:space="preserve">available from the </w:t>
      </w:r>
      <w:proofErr w:type="spellStart"/>
      <w:r w:rsidR="0026403A">
        <w:rPr>
          <w:rFonts w:cs="Arial"/>
        </w:rPr>
        <w:t>pyNetLogo</w:t>
      </w:r>
      <w:proofErr w:type="spellEnd"/>
      <w:r w:rsidR="0026403A">
        <w:rPr>
          <w:rFonts w:cs="Arial"/>
        </w:rPr>
        <w:t xml:space="preserve"> repository</w:t>
      </w:r>
      <w:r w:rsidR="00126CC9">
        <w:rPr>
          <w:rFonts w:cs="Arial"/>
        </w:rPr>
        <w:t xml:space="preserve"> </w:t>
      </w:r>
      <w:r w:rsidR="00464BDF">
        <w:rPr>
          <w:rFonts w:cs="Arial"/>
        </w:rPr>
        <w:t xml:space="preserve">replicates this example and </w:t>
      </w:r>
      <w:r w:rsidR="00D7782F">
        <w:rPr>
          <w:rFonts w:cs="Arial"/>
        </w:rPr>
        <w:t xml:space="preserve">demonstrates the key </w:t>
      </w:r>
      <w:r w:rsidR="002B6D85">
        <w:rPr>
          <w:rFonts w:cs="Arial"/>
        </w:rPr>
        <w:t>method</w:t>
      </w:r>
      <w:r w:rsidR="00D7782F">
        <w:rPr>
          <w:rFonts w:cs="Arial"/>
        </w:rPr>
        <w:t xml:space="preserve">s of the </w:t>
      </w:r>
      <w:proofErr w:type="spellStart"/>
      <w:r w:rsidR="0026403A">
        <w:rPr>
          <w:rFonts w:cs="Arial"/>
        </w:rPr>
        <w:t>p</w:t>
      </w:r>
      <w:r w:rsidR="00D7782F">
        <w:rPr>
          <w:rFonts w:cs="Arial"/>
        </w:rPr>
        <w:t>yN</w:t>
      </w:r>
      <w:r w:rsidR="00126CC9">
        <w:rPr>
          <w:rFonts w:cs="Arial"/>
        </w:rPr>
        <w:t>etLogo</w:t>
      </w:r>
      <w:proofErr w:type="spellEnd"/>
      <w:r w:rsidR="00126CC9">
        <w:rPr>
          <w:rFonts w:cs="Arial"/>
        </w:rPr>
        <w:t xml:space="preserve"> connector in more detail</w:t>
      </w:r>
      <w:r w:rsidR="005000DF">
        <w:rPr>
          <w:rFonts w:cs="Arial"/>
        </w:rPr>
        <w:t xml:space="preserve">, </w:t>
      </w:r>
      <w:r w:rsidR="00126CC9">
        <w:rPr>
          <w:rFonts w:cs="Arial"/>
        </w:rPr>
        <w:t xml:space="preserve">using </w:t>
      </w:r>
      <w:r w:rsidR="005000DF">
        <w:rPr>
          <w:rFonts w:cs="Arial"/>
        </w:rPr>
        <w:t xml:space="preserve">a slightly modified version of </w:t>
      </w:r>
      <w:r w:rsidR="00126CC9">
        <w:rPr>
          <w:rFonts w:cs="Arial"/>
        </w:rPr>
        <w:t>th</w:t>
      </w:r>
      <w:r w:rsidR="00F14155">
        <w:rPr>
          <w:rFonts w:cs="Arial"/>
        </w:rPr>
        <w:t>e</w:t>
      </w:r>
      <w:r w:rsidR="00126CC9">
        <w:rPr>
          <w:rFonts w:cs="Arial"/>
        </w:rPr>
        <w:t xml:space="preserve"> model</w:t>
      </w:r>
      <w:r w:rsidR="005000DF">
        <w:rPr>
          <w:rFonts w:cs="Arial"/>
        </w:rPr>
        <w:t xml:space="preserve"> to</w:t>
      </w:r>
      <w:r w:rsidR="00F215D4">
        <w:rPr>
          <w:rFonts w:cs="Arial"/>
        </w:rPr>
        <w:t xml:space="preserve"> test </w:t>
      </w:r>
      <w:r w:rsidR="005000DF">
        <w:rPr>
          <w:rFonts w:cs="Arial"/>
        </w:rPr>
        <w:t>a broader range of data types</w:t>
      </w:r>
      <w:r w:rsidR="00126CC9">
        <w:rPr>
          <w:rFonts w:cs="Arial"/>
        </w:rPr>
        <w:t>.</w:t>
      </w:r>
    </w:p>
    <w:p w14:paraId="2D13D49A" w14:textId="77777777" w:rsidR="00E92E07" w:rsidRDefault="00E92E07" w:rsidP="00E92E07">
      <w:pPr>
        <w:spacing w:line="276" w:lineRule="auto"/>
        <w:rPr>
          <w:rFonts w:cs="Arial"/>
        </w:rPr>
      </w:pPr>
    </w:p>
    <w:p w14:paraId="6CCFDE13" w14:textId="77777777" w:rsidR="00E92E07" w:rsidRDefault="001665AA" w:rsidP="00E92E07">
      <w:pPr>
        <w:spacing w:line="276" w:lineRule="auto"/>
        <w:rPr>
          <w:rFonts w:cs="Arial"/>
        </w:rPr>
      </w:pPr>
      <w:r>
        <w:rPr>
          <w:rFonts w:cs="Arial"/>
        </w:rPr>
        <w:t xml:space="preserve">First, a link to </w:t>
      </w:r>
      <w:proofErr w:type="spellStart"/>
      <w:r>
        <w:rPr>
          <w:rFonts w:cs="Arial"/>
        </w:rPr>
        <w:t>NetLogo</w:t>
      </w:r>
      <w:proofErr w:type="spellEnd"/>
      <w:r>
        <w:rPr>
          <w:rFonts w:cs="Arial"/>
        </w:rPr>
        <w:t xml:space="preserve"> is instantiated. This involves starting a Java VM, followed by starting </w:t>
      </w:r>
      <w:proofErr w:type="spellStart"/>
      <w:r>
        <w:rPr>
          <w:rFonts w:cs="Arial"/>
        </w:rPr>
        <w:t>NetLogo</w:t>
      </w:r>
      <w:proofErr w:type="spellEnd"/>
      <w:r>
        <w:rPr>
          <w:rFonts w:cs="Arial"/>
        </w:rPr>
        <w:t xml:space="preserve">. </w:t>
      </w:r>
      <w:r w:rsidR="00FD5091">
        <w:rPr>
          <w:rFonts w:cs="Arial"/>
        </w:rPr>
        <w:t xml:space="preserve">All interactions with </w:t>
      </w:r>
      <w:proofErr w:type="spellStart"/>
      <w:r w:rsidR="00FD5091">
        <w:rPr>
          <w:rFonts w:cs="Arial"/>
        </w:rPr>
        <w:t>NetLogo</w:t>
      </w:r>
      <w:proofErr w:type="spellEnd"/>
      <w:r w:rsidR="00FD5091">
        <w:rPr>
          <w:rFonts w:cs="Arial"/>
        </w:rPr>
        <w:t xml:space="preserve"> are handled by an instance of the </w:t>
      </w:r>
      <w:proofErr w:type="spellStart"/>
      <w:r w:rsidR="00FD5091" w:rsidRPr="00FE34AA">
        <w:rPr>
          <w:rFonts w:ascii="Consolas" w:hAnsi="Consolas" w:cs="Arial"/>
        </w:rPr>
        <w:t>NetLogoLink</w:t>
      </w:r>
      <w:proofErr w:type="spellEnd"/>
      <w:r w:rsidR="00FD5091">
        <w:rPr>
          <w:rFonts w:cs="Arial"/>
        </w:rPr>
        <w:t xml:space="preserve"> class. Next, we can load a model using </w:t>
      </w:r>
      <w:r w:rsidR="00E92E07">
        <w:rPr>
          <w:rFonts w:cs="Arial"/>
        </w:rPr>
        <w:t xml:space="preserve">the </w:t>
      </w:r>
      <w:proofErr w:type="spellStart"/>
      <w:r w:rsidR="00E92E07" w:rsidRPr="00D16111">
        <w:rPr>
          <w:rFonts w:ascii="Consolas" w:hAnsi="Consolas" w:cs="Arial"/>
        </w:rPr>
        <w:t>load_model</w:t>
      </w:r>
      <w:proofErr w:type="spellEnd"/>
      <w:r w:rsidR="00E92E07">
        <w:rPr>
          <w:rFonts w:cs="Arial"/>
        </w:rPr>
        <w:t xml:space="preserve"> </w:t>
      </w:r>
      <w:r w:rsidR="00FD5091">
        <w:rPr>
          <w:rFonts w:cs="Arial"/>
        </w:rPr>
        <w:t>method</w:t>
      </w:r>
      <w:r w:rsidR="00E92E07" w:rsidRPr="00BF009B">
        <w:rPr>
          <w:rFonts w:cs="Arial"/>
        </w:rPr>
        <w:t xml:space="preserve">, </w:t>
      </w:r>
      <w:r w:rsidR="00E92E07">
        <w:rPr>
          <w:rFonts w:cs="Arial"/>
        </w:rPr>
        <w:t>followed by</w:t>
      </w:r>
      <w:r w:rsidR="00E92E07" w:rsidRPr="00BF009B">
        <w:rPr>
          <w:rFonts w:cs="Arial"/>
        </w:rPr>
        <w:t xml:space="preserve"> basic commands to set up the</w:t>
      </w:r>
      <w:r w:rsidR="00E92E07">
        <w:rPr>
          <w:rFonts w:cs="Arial"/>
        </w:rPr>
        <w:t xml:space="preserve"> model and run it for 100 ticks. The </w:t>
      </w:r>
      <w:r w:rsidR="00E92E07" w:rsidRPr="00D16111">
        <w:rPr>
          <w:rFonts w:ascii="Consolas" w:hAnsi="Consolas" w:cs="Arial"/>
        </w:rPr>
        <w:t>report</w:t>
      </w:r>
      <w:r w:rsidR="00E92E07" w:rsidRPr="00D16111">
        <w:rPr>
          <w:rFonts w:cs="Arial"/>
        </w:rPr>
        <w:t xml:space="preserve"> </w:t>
      </w:r>
      <w:r w:rsidR="00FD5091">
        <w:rPr>
          <w:rFonts w:cs="Arial"/>
        </w:rPr>
        <w:t xml:space="preserve">method </w:t>
      </w:r>
      <w:r w:rsidR="00E92E07">
        <w:rPr>
          <w:rFonts w:cs="Arial"/>
        </w:rPr>
        <w:t>is then used to</w:t>
      </w:r>
      <w:r w:rsidR="00E92E07" w:rsidRPr="0097356A">
        <w:rPr>
          <w:rFonts w:cs="Arial"/>
        </w:rPr>
        <w:t xml:space="preserve"> return </w:t>
      </w:r>
      <w:proofErr w:type="spellStart"/>
      <w:r w:rsidR="0026403A">
        <w:rPr>
          <w:rFonts w:cs="Arial"/>
        </w:rPr>
        <w:t>NumPy</w:t>
      </w:r>
      <w:proofErr w:type="spellEnd"/>
      <w:r w:rsidR="00E92E07">
        <w:rPr>
          <w:rFonts w:cs="Arial"/>
        </w:rPr>
        <w:t xml:space="preserve"> </w:t>
      </w:r>
      <w:r w:rsidR="00E92E07" w:rsidRPr="0097356A">
        <w:rPr>
          <w:rFonts w:cs="Arial"/>
        </w:rPr>
        <w:t>arrays to P</w:t>
      </w:r>
      <w:r w:rsidR="00E92E07">
        <w:rPr>
          <w:rFonts w:cs="Arial"/>
        </w:rPr>
        <w:t xml:space="preserve">ython, containing the </w:t>
      </w:r>
      <w:proofErr w:type="spellStart"/>
      <w:r w:rsidR="00E92E07">
        <w:rPr>
          <w:rFonts w:cs="Arial"/>
        </w:rPr>
        <w:t>NetLogo</w:t>
      </w:r>
      <w:proofErr w:type="spellEnd"/>
      <w:r w:rsidR="00E92E07">
        <w:rPr>
          <w:rFonts w:cs="Arial"/>
        </w:rPr>
        <w:t xml:space="preserve"> </w:t>
      </w:r>
      <w:r w:rsidR="00E92E07" w:rsidRPr="0097356A">
        <w:rPr>
          <w:rFonts w:cs="Arial"/>
        </w:rPr>
        <w:t>coordinates of the "sheep" agents</w:t>
      </w:r>
      <w:r w:rsidR="0061088B">
        <w:rPr>
          <w:rFonts w:cs="Arial"/>
        </w:rPr>
        <w:t>, and the</w:t>
      </w:r>
      <w:r w:rsidR="00E92E07">
        <w:rPr>
          <w:rFonts w:cs="Arial"/>
        </w:rPr>
        <w:t xml:space="preserve"> </w:t>
      </w:r>
      <w:r w:rsidR="00E92E07" w:rsidRPr="00464BDF">
        <w:rPr>
          <w:rFonts w:cs="Arial"/>
          <w:i/>
        </w:rPr>
        <w:t>energy</w:t>
      </w:r>
      <w:r w:rsidR="00E92E07" w:rsidRPr="00C509DA">
        <w:rPr>
          <w:rFonts w:cs="Arial"/>
        </w:rPr>
        <w:t xml:space="preserve"> </w:t>
      </w:r>
      <w:r w:rsidR="00E92E07">
        <w:rPr>
          <w:rFonts w:cs="Arial"/>
        </w:rPr>
        <w:t>attribute</w:t>
      </w:r>
      <w:r w:rsidR="0061088B">
        <w:rPr>
          <w:rFonts w:cs="Arial"/>
        </w:rPr>
        <w:t xml:space="preserve"> of the “sheep” and “wolf” agents</w:t>
      </w:r>
      <w:r w:rsidR="00E92E07">
        <w:rPr>
          <w:rFonts w:cs="Arial"/>
        </w:rPr>
        <w:t>. These arrays can then for instance be used with conventional Python functions to</w:t>
      </w:r>
      <w:r w:rsidR="00E92E07" w:rsidRPr="00BF009B">
        <w:rPr>
          <w:rFonts w:cs="Arial"/>
        </w:rPr>
        <w:t xml:space="preserve"> plot the coordinates of the agen</w:t>
      </w:r>
      <w:r w:rsidR="00E92E07">
        <w:rPr>
          <w:rFonts w:cs="Arial"/>
        </w:rPr>
        <w:t>ts, or the distribution of energy across agents</w:t>
      </w:r>
      <w:r w:rsidR="00232D1A">
        <w:rPr>
          <w:rFonts w:cs="Arial"/>
        </w:rPr>
        <w:t xml:space="preserve"> (</w:t>
      </w:r>
      <w:r w:rsidR="00232D1A">
        <w:rPr>
          <w:rFonts w:cs="Arial"/>
        </w:rPr>
        <w:fldChar w:fldCharType="begin"/>
      </w:r>
      <w:r w:rsidR="00232D1A">
        <w:rPr>
          <w:rFonts w:cs="Arial"/>
        </w:rPr>
        <w:instrText xml:space="preserve"> REF _Ref501382450 \h </w:instrText>
      </w:r>
      <w:r w:rsidR="00232D1A">
        <w:rPr>
          <w:rFonts w:cs="Arial"/>
        </w:rPr>
      </w:r>
      <w:r w:rsidR="00232D1A">
        <w:rPr>
          <w:rFonts w:cs="Arial"/>
        </w:rPr>
        <w:fldChar w:fldCharType="separate"/>
      </w:r>
      <w:r w:rsidR="00232D1A">
        <w:t xml:space="preserve">Figure </w:t>
      </w:r>
      <w:r w:rsidR="00232D1A">
        <w:rPr>
          <w:noProof/>
        </w:rPr>
        <w:t>2</w:t>
      </w:r>
      <w:r w:rsidR="00232D1A">
        <w:rPr>
          <w:rFonts w:cs="Arial"/>
        </w:rPr>
        <w:fldChar w:fldCharType="end"/>
      </w:r>
      <w:r w:rsidR="00232D1A">
        <w:rPr>
          <w:rFonts w:cs="Arial"/>
        </w:rPr>
        <w:t>).</w:t>
      </w:r>
    </w:p>
    <w:p w14:paraId="7D877FB3" w14:textId="77777777" w:rsidR="00E92E07" w:rsidRDefault="00E92E07" w:rsidP="00E92E07">
      <w:pPr>
        <w:rPr>
          <w:rFonts w:cs="Arial"/>
        </w:rPr>
      </w:pPr>
    </w:p>
    <w:p w14:paraId="523AFF85" w14:textId="77777777" w:rsidR="006D3272" w:rsidRDefault="006D3272" w:rsidP="006D3272">
      <w:pPr>
        <w:pStyle w:val="Code"/>
      </w:pPr>
      <w:r>
        <w:t xml:space="preserve">import </w:t>
      </w:r>
      <w:proofErr w:type="spellStart"/>
      <w:r>
        <w:t>pyNetLogo</w:t>
      </w:r>
      <w:proofErr w:type="spellEnd"/>
    </w:p>
    <w:p w14:paraId="3C697725" w14:textId="77777777" w:rsidR="006D3272" w:rsidRDefault="006D3272" w:rsidP="006B2A9D">
      <w:pPr>
        <w:pStyle w:val="Code"/>
      </w:pPr>
    </w:p>
    <w:p w14:paraId="350C9A83" w14:textId="77777777" w:rsidR="00E92E07" w:rsidRPr="00BF009B" w:rsidRDefault="00E92E07" w:rsidP="006B2A9D">
      <w:pPr>
        <w:pStyle w:val="Code"/>
      </w:pPr>
      <w:proofErr w:type="spellStart"/>
      <w:r w:rsidRPr="00BF009B">
        <w:t>netlogo</w:t>
      </w:r>
      <w:proofErr w:type="spellEnd"/>
      <w:r w:rsidRPr="00BF009B">
        <w:t xml:space="preserve"> = </w:t>
      </w:r>
      <w:proofErr w:type="spellStart"/>
      <w:r w:rsidR="0026403A">
        <w:t>pyNetLogo</w:t>
      </w:r>
      <w:r w:rsidR="00A64560">
        <w:t>.</w:t>
      </w:r>
      <w:r w:rsidRPr="00BF009B">
        <w:t>NetLogoLink</w:t>
      </w:r>
      <w:proofErr w:type="spellEnd"/>
      <w:r w:rsidRPr="00BF009B">
        <w:t>(</w:t>
      </w:r>
      <w:proofErr w:type="spellStart"/>
      <w:r w:rsidRPr="00BF009B">
        <w:t>gui</w:t>
      </w:r>
      <w:proofErr w:type="spellEnd"/>
      <w:r w:rsidRPr="00BF009B">
        <w:t>=True)</w:t>
      </w:r>
      <w:r w:rsidR="00F215D4">
        <w:t xml:space="preserve"> #Show </w:t>
      </w:r>
      <w:proofErr w:type="spellStart"/>
      <w:r w:rsidR="00F215D4">
        <w:t>NetLogo</w:t>
      </w:r>
      <w:proofErr w:type="spellEnd"/>
      <w:r w:rsidR="00F215D4">
        <w:t xml:space="preserve"> GUI</w:t>
      </w:r>
    </w:p>
    <w:p w14:paraId="3F9065C9" w14:textId="77777777" w:rsidR="00E92E07" w:rsidRPr="00BF009B" w:rsidRDefault="00E92E07" w:rsidP="006B2A9D">
      <w:pPr>
        <w:pStyle w:val="Code"/>
      </w:pPr>
      <w:proofErr w:type="spellStart"/>
      <w:proofErr w:type="gramStart"/>
      <w:r w:rsidRPr="00BF009B">
        <w:t>netlogo.load</w:t>
      </w:r>
      <w:proofErr w:type="gramEnd"/>
      <w:r w:rsidRPr="00BF009B">
        <w:t>_model</w:t>
      </w:r>
      <w:proofErr w:type="spellEnd"/>
      <w:r w:rsidRPr="00BF009B">
        <w:t>(</w:t>
      </w:r>
      <w:proofErr w:type="spellStart"/>
      <w:r w:rsidRPr="00BF009B">
        <w:t>r'Wolf</w:t>
      </w:r>
      <w:proofErr w:type="spellEnd"/>
      <w:r w:rsidRPr="00BF009B">
        <w:t xml:space="preserve"> Sheep </w:t>
      </w:r>
      <w:proofErr w:type="spellStart"/>
      <w:r w:rsidRPr="00BF009B">
        <w:t>Predation.nlogo</w:t>
      </w:r>
      <w:proofErr w:type="spellEnd"/>
      <w:r w:rsidRPr="00BF009B">
        <w:t>')</w:t>
      </w:r>
    </w:p>
    <w:p w14:paraId="219DB3D4" w14:textId="77777777" w:rsidR="00E92E07" w:rsidRPr="00BF009B" w:rsidRDefault="00E92E07" w:rsidP="006B2A9D">
      <w:pPr>
        <w:pStyle w:val="Code"/>
      </w:pPr>
      <w:proofErr w:type="spellStart"/>
      <w:proofErr w:type="gramStart"/>
      <w:r w:rsidRPr="00BF009B">
        <w:t>netlogo.command</w:t>
      </w:r>
      <w:proofErr w:type="spellEnd"/>
      <w:proofErr w:type="gramEnd"/>
      <w:r w:rsidRPr="00BF009B">
        <w:t>('setup')</w:t>
      </w:r>
    </w:p>
    <w:p w14:paraId="3A087D65" w14:textId="77777777" w:rsidR="00E92E07" w:rsidRPr="00BF009B" w:rsidRDefault="00E92E07" w:rsidP="006B2A9D">
      <w:pPr>
        <w:pStyle w:val="Code"/>
      </w:pPr>
    </w:p>
    <w:p w14:paraId="72BF5A10" w14:textId="77777777" w:rsidR="00E92E07" w:rsidRPr="00BF009B" w:rsidRDefault="00E92E07" w:rsidP="006B2A9D">
      <w:pPr>
        <w:pStyle w:val="Code"/>
      </w:pPr>
      <w:proofErr w:type="spellStart"/>
      <w:proofErr w:type="gramStart"/>
      <w:r w:rsidRPr="00BF009B">
        <w:t>netlogo.repeat</w:t>
      </w:r>
      <w:proofErr w:type="gramEnd"/>
      <w:r w:rsidRPr="00BF009B">
        <w:t>_command</w:t>
      </w:r>
      <w:proofErr w:type="spellEnd"/>
      <w:r w:rsidRPr="00BF009B">
        <w:t>('go', 100)</w:t>
      </w:r>
    </w:p>
    <w:p w14:paraId="31EF17DE" w14:textId="77777777" w:rsidR="00E92E07" w:rsidRPr="00BF009B" w:rsidRDefault="00E92E07" w:rsidP="006B2A9D">
      <w:pPr>
        <w:pStyle w:val="Code"/>
      </w:pPr>
    </w:p>
    <w:p w14:paraId="3C736376" w14:textId="77777777" w:rsidR="00E92E07" w:rsidRPr="00BF009B" w:rsidRDefault="00DB08CA" w:rsidP="006B2A9D">
      <w:pPr>
        <w:pStyle w:val="Code"/>
      </w:pPr>
      <w:proofErr w:type="gramStart"/>
      <w:r>
        <w:t>x</w:t>
      </w:r>
      <w:proofErr w:type="gramEnd"/>
      <w:r>
        <w:t xml:space="preserve"> =</w:t>
      </w:r>
      <w:r w:rsidRPr="00DB08CA">
        <w:t xml:space="preserve"> </w:t>
      </w:r>
      <w:proofErr w:type="spellStart"/>
      <w:r w:rsidRPr="00DB08CA">
        <w:t>netlogo.report</w:t>
      </w:r>
      <w:proofErr w:type="spellEnd"/>
      <w:r w:rsidRPr="00DB08CA">
        <w:t>('map [</w:t>
      </w:r>
      <w:r w:rsidR="004750BE">
        <w:t>s</w:t>
      </w:r>
      <w:r w:rsidRPr="00DB08CA">
        <w:t xml:space="preserve"> -&gt; [</w:t>
      </w:r>
      <w:proofErr w:type="spellStart"/>
      <w:r w:rsidRPr="00DB08CA">
        <w:t>xcor</w:t>
      </w:r>
      <w:proofErr w:type="spellEnd"/>
      <w:r w:rsidRPr="00DB08CA">
        <w:t xml:space="preserve">] of </w:t>
      </w:r>
      <w:r w:rsidR="004750BE">
        <w:t>s</w:t>
      </w:r>
      <w:r w:rsidRPr="00DB08CA">
        <w:t>] sort sheep')</w:t>
      </w:r>
    </w:p>
    <w:p w14:paraId="31BB681B" w14:textId="77777777" w:rsidR="00DB08CA" w:rsidRDefault="003335F2" w:rsidP="006B2A9D">
      <w:pPr>
        <w:pStyle w:val="Code"/>
      </w:pPr>
      <w:proofErr w:type="gramStart"/>
      <w:r>
        <w:t>y</w:t>
      </w:r>
      <w:proofErr w:type="gramEnd"/>
      <w:r w:rsidR="00DB08CA">
        <w:t xml:space="preserve"> =</w:t>
      </w:r>
      <w:r w:rsidR="00DB08CA" w:rsidRPr="00DB08CA">
        <w:t xml:space="preserve"> </w:t>
      </w:r>
      <w:proofErr w:type="spellStart"/>
      <w:r w:rsidR="00DB08CA">
        <w:t>netlogo.report</w:t>
      </w:r>
      <w:proofErr w:type="spellEnd"/>
      <w:r w:rsidR="00DB08CA">
        <w:t>('map [</w:t>
      </w:r>
      <w:r w:rsidR="004750BE">
        <w:t>s</w:t>
      </w:r>
      <w:r w:rsidR="00DB08CA">
        <w:t xml:space="preserve"> -&gt; [</w:t>
      </w:r>
      <w:proofErr w:type="spellStart"/>
      <w:r w:rsidR="00DB08CA">
        <w:t>yc</w:t>
      </w:r>
      <w:r w:rsidR="00DB08CA" w:rsidRPr="00DB08CA">
        <w:t>or</w:t>
      </w:r>
      <w:proofErr w:type="spellEnd"/>
      <w:r w:rsidR="00DB08CA" w:rsidRPr="00DB08CA">
        <w:t xml:space="preserve">] of </w:t>
      </w:r>
      <w:r w:rsidR="004750BE">
        <w:t>s</w:t>
      </w:r>
      <w:r w:rsidR="00DB08CA" w:rsidRPr="00DB08CA">
        <w:t>] sort sheep')</w:t>
      </w:r>
    </w:p>
    <w:p w14:paraId="7D959D29" w14:textId="77777777" w:rsidR="00E92E07" w:rsidRDefault="00E92E07" w:rsidP="006B2A9D">
      <w:pPr>
        <w:pStyle w:val="Code"/>
      </w:pPr>
      <w:proofErr w:type="spellStart"/>
      <w:proofErr w:type="gramStart"/>
      <w:r w:rsidRPr="00BF009B">
        <w:t>energy</w:t>
      </w:r>
      <w:proofErr w:type="gramEnd"/>
      <w:r w:rsidR="003335F2">
        <w:t>_sheep</w:t>
      </w:r>
      <w:proofErr w:type="spellEnd"/>
      <w:r w:rsidRPr="00BF009B">
        <w:t xml:space="preserve"> = </w:t>
      </w:r>
      <w:proofErr w:type="spellStart"/>
      <w:r w:rsidR="003335F2" w:rsidRPr="003335F2">
        <w:t>netlogo.report</w:t>
      </w:r>
      <w:proofErr w:type="spellEnd"/>
      <w:r w:rsidR="003335F2" w:rsidRPr="003335F2">
        <w:t>('map [</w:t>
      </w:r>
      <w:r w:rsidR="004750BE">
        <w:t>s</w:t>
      </w:r>
      <w:r w:rsidR="003335F2" w:rsidRPr="003335F2">
        <w:t xml:space="preserve"> -&gt; [energy] of </w:t>
      </w:r>
      <w:r w:rsidR="004750BE">
        <w:t>s</w:t>
      </w:r>
      <w:r w:rsidR="003335F2" w:rsidRPr="003335F2">
        <w:t>] sort sheep')</w:t>
      </w:r>
    </w:p>
    <w:p w14:paraId="6FBB276D" w14:textId="77777777" w:rsidR="00E92E07" w:rsidRPr="00BF009B" w:rsidRDefault="003335F2" w:rsidP="006B2A9D">
      <w:pPr>
        <w:pStyle w:val="Code"/>
      </w:pPr>
      <w:proofErr w:type="spellStart"/>
      <w:proofErr w:type="gramStart"/>
      <w:r>
        <w:t>energy</w:t>
      </w:r>
      <w:proofErr w:type="gramEnd"/>
      <w:r>
        <w:t>_wolves</w:t>
      </w:r>
      <w:proofErr w:type="spellEnd"/>
      <w:r w:rsidR="00E92E07" w:rsidRPr="00BF009B">
        <w:t xml:space="preserve"> = </w:t>
      </w:r>
      <w:proofErr w:type="spellStart"/>
      <w:r w:rsidRPr="003335F2">
        <w:t>netlogo.report</w:t>
      </w:r>
      <w:proofErr w:type="spellEnd"/>
      <w:r w:rsidRPr="003335F2">
        <w:t>('map [</w:t>
      </w:r>
      <w:r w:rsidR="004750BE">
        <w:t>w</w:t>
      </w:r>
      <w:r>
        <w:t xml:space="preserve"> -&gt; [energy] of </w:t>
      </w:r>
      <w:r w:rsidR="004750BE">
        <w:t>w</w:t>
      </w:r>
      <w:r>
        <w:t>] sort wolves</w:t>
      </w:r>
      <w:r w:rsidRPr="003335F2">
        <w:t>')</w:t>
      </w:r>
    </w:p>
    <w:p w14:paraId="79E47269" w14:textId="77777777" w:rsidR="00E92E07" w:rsidRPr="00BF009B" w:rsidRDefault="00E92E07" w:rsidP="00E92E07">
      <w:pPr>
        <w:ind w:firstLine="567"/>
        <w:rPr>
          <w:rFonts w:cs="Arial"/>
          <w:sz w:val="16"/>
          <w:szCs w:val="16"/>
        </w:rPr>
      </w:pPr>
    </w:p>
    <w:p w14:paraId="4C06230D" w14:textId="77777777" w:rsidR="00E92E07" w:rsidRPr="002929BA" w:rsidRDefault="00E92E07" w:rsidP="00E92E07">
      <w:pPr>
        <w:jc w:val="center"/>
        <w:rPr>
          <w:rFonts w:cs="Arial"/>
        </w:rPr>
      </w:pPr>
    </w:p>
    <w:p w14:paraId="227B7BC5" w14:textId="77777777" w:rsidR="00E92E07" w:rsidRDefault="00847D5F" w:rsidP="00E92E07">
      <w:pPr>
        <w:keepNext/>
        <w:jc w:val="center"/>
      </w:pPr>
      <w:r w:rsidRPr="00883BA0">
        <w:rPr>
          <w:rFonts w:cs="Arial"/>
          <w:noProof/>
        </w:rPr>
        <w:drawing>
          <wp:inline distT="0" distB="0" distL="0" distR="0" wp14:anchorId="4D4FEF5D" wp14:editId="0E9EA88B">
            <wp:extent cx="5486400" cy="2191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191385"/>
                    </a:xfrm>
                    <a:prstGeom prst="rect">
                      <a:avLst/>
                    </a:prstGeom>
                    <a:noFill/>
                    <a:ln>
                      <a:noFill/>
                    </a:ln>
                  </pic:spPr>
                </pic:pic>
              </a:graphicData>
            </a:graphic>
          </wp:inline>
        </w:drawing>
      </w:r>
    </w:p>
    <w:p w14:paraId="76480A6E" w14:textId="77777777" w:rsidR="00E92E07" w:rsidRDefault="00E92E07" w:rsidP="00E92E07">
      <w:pPr>
        <w:pStyle w:val="Caption"/>
        <w:rPr>
          <w:rFonts w:cs="Arial"/>
          <w:sz w:val="20"/>
        </w:rPr>
      </w:pPr>
      <w:bookmarkStart w:id="6" w:name="_Ref501382450"/>
      <w:r>
        <w:t xml:space="preserve">Figure </w:t>
      </w:r>
      <w:r w:rsidR="00034040">
        <w:fldChar w:fldCharType="begin"/>
      </w:r>
      <w:r w:rsidR="00034040">
        <w:instrText xml:space="preserve"> SEQ Figure \* ARABIC </w:instrText>
      </w:r>
      <w:r w:rsidR="00034040">
        <w:fldChar w:fldCharType="separate"/>
      </w:r>
      <w:r w:rsidR="00926A22">
        <w:rPr>
          <w:noProof/>
        </w:rPr>
        <w:t>2</w:t>
      </w:r>
      <w:r w:rsidR="00034040">
        <w:rPr>
          <w:noProof/>
        </w:rPr>
        <w:fldChar w:fldCharType="end"/>
      </w:r>
      <w:bookmarkEnd w:id="6"/>
      <w:r>
        <w:t>: Basic plots generated in Python: agent coordinates (left); distribution of energy attribute across agents (right)</w:t>
      </w:r>
    </w:p>
    <w:p w14:paraId="44C5244F" w14:textId="77777777" w:rsidR="005000DF" w:rsidRDefault="00E92E07" w:rsidP="00E92E07">
      <w:pPr>
        <w:spacing w:line="276" w:lineRule="auto"/>
        <w:rPr>
          <w:rFonts w:cs="Arial"/>
        </w:rPr>
      </w:pPr>
      <w:r>
        <w:rPr>
          <w:rFonts w:cs="Arial"/>
          <w:lang w:val="en-GB"/>
        </w:rPr>
        <w:t>Building on this functionality, t</w:t>
      </w:r>
      <w:r w:rsidRPr="00BF009B">
        <w:rPr>
          <w:rFonts w:cs="Arial"/>
        </w:rPr>
        <w:t xml:space="preserve">he </w:t>
      </w:r>
      <w:proofErr w:type="spellStart"/>
      <w:r w:rsidRPr="00D16111">
        <w:rPr>
          <w:rFonts w:ascii="Consolas" w:hAnsi="Consolas" w:cs="Arial"/>
        </w:rPr>
        <w:t>repeat_report</w:t>
      </w:r>
      <w:proofErr w:type="spellEnd"/>
      <w:r w:rsidRPr="00BF009B">
        <w:rPr>
          <w:rFonts w:cs="Arial"/>
        </w:rPr>
        <w:t xml:space="preserve"> </w:t>
      </w:r>
      <w:r w:rsidR="00FD5091">
        <w:rPr>
          <w:rFonts w:cs="Arial"/>
        </w:rPr>
        <w:t>method</w:t>
      </w:r>
      <w:r w:rsidR="00FD5091" w:rsidRPr="00BF009B">
        <w:rPr>
          <w:rFonts w:cs="Arial"/>
        </w:rPr>
        <w:t xml:space="preserve"> </w:t>
      </w:r>
      <w:r w:rsidRPr="00BF009B">
        <w:rPr>
          <w:rFonts w:cs="Arial"/>
        </w:rPr>
        <w:t xml:space="preserve">returns a </w:t>
      </w:r>
      <w:r w:rsidR="00AA4582">
        <w:rPr>
          <w:rFonts w:cs="Arial"/>
        </w:rPr>
        <w:t>p</w:t>
      </w:r>
      <w:r>
        <w:rPr>
          <w:rFonts w:cs="Arial"/>
        </w:rPr>
        <w:t xml:space="preserve">andas </w:t>
      </w:r>
      <w:proofErr w:type="spellStart"/>
      <w:r w:rsidR="00616F23">
        <w:rPr>
          <w:rFonts w:cs="Arial"/>
        </w:rPr>
        <w:t>D</w:t>
      </w:r>
      <w:r w:rsidRPr="00BF009B">
        <w:rPr>
          <w:rFonts w:cs="Arial"/>
        </w:rPr>
        <w:t>ata</w:t>
      </w:r>
      <w:r w:rsidR="00616F23">
        <w:rPr>
          <w:rFonts w:cs="Arial"/>
        </w:rPr>
        <w:t>Fr</w:t>
      </w:r>
      <w:r w:rsidRPr="00BF009B">
        <w:rPr>
          <w:rFonts w:cs="Arial"/>
        </w:rPr>
        <w:t>ame</w:t>
      </w:r>
      <w:proofErr w:type="spellEnd"/>
      <w:r w:rsidRPr="00BF009B">
        <w:rPr>
          <w:rFonts w:cs="Arial"/>
        </w:rPr>
        <w:t xml:space="preserve"> containing reported values over a given number of ticks, for one or multiple </w:t>
      </w:r>
      <w:proofErr w:type="spellStart"/>
      <w:r>
        <w:rPr>
          <w:rFonts w:cs="Arial"/>
        </w:rPr>
        <w:t>NetLogo</w:t>
      </w:r>
      <w:proofErr w:type="spellEnd"/>
      <w:r>
        <w:rPr>
          <w:rFonts w:cs="Arial"/>
        </w:rPr>
        <w:t xml:space="preserve"> </w:t>
      </w:r>
      <w:r w:rsidRPr="00BF009B">
        <w:rPr>
          <w:rFonts w:cs="Arial"/>
        </w:rPr>
        <w:t>reporters.</w:t>
      </w:r>
      <w:r w:rsidR="0028588F">
        <w:rPr>
          <w:rFonts w:cs="Arial"/>
        </w:rPr>
        <w:t xml:space="preserve"> The </w:t>
      </w:r>
      <w:proofErr w:type="spellStart"/>
      <w:r w:rsidR="0028588F">
        <w:rPr>
          <w:rFonts w:cs="Arial"/>
        </w:rPr>
        <w:t>DataFrame</w:t>
      </w:r>
      <w:proofErr w:type="spellEnd"/>
      <w:r w:rsidR="0028588F">
        <w:rPr>
          <w:rFonts w:cs="Arial"/>
        </w:rPr>
        <w:t xml:space="preserve"> is structured using </w:t>
      </w:r>
      <w:r w:rsidR="0028588F" w:rsidRPr="0028588F">
        <w:rPr>
          <w:rFonts w:cs="Arial"/>
        </w:rPr>
        <w:t>columns for each reporter</w:t>
      </w:r>
      <w:r w:rsidR="0028588F">
        <w:rPr>
          <w:rFonts w:cs="Arial"/>
        </w:rPr>
        <w:t xml:space="preserve">, and </w:t>
      </w:r>
      <w:r w:rsidR="0028588F" w:rsidRPr="0028588F">
        <w:rPr>
          <w:rFonts w:cs="Arial"/>
        </w:rPr>
        <w:t xml:space="preserve">indexed by </w:t>
      </w:r>
      <w:proofErr w:type="spellStart"/>
      <w:r w:rsidR="0028588F" w:rsidRPr="0028588F">
        <w:rPr>
          <w:rFonts w:cs="Arial"/>
        </w:rPr>
        <w:t>NetLogo</w:t>
      </w:r>
      <w:proofErr w:type="spellEnd"/>
      <w:r w:rsidR="0028588F" w:rsidRPr="0028588F">
        <w:rPr>
          <w:rFonts w:cs="Arial"/>
        </w:rPr>
        <w:t xml:space="preserve"> ticks</w:t>
      </w:r>
      <w:r w:rsidR="0028588F">
        <w:rPr>
          <w:rFonts w:cs="Arial"/>
        </w:rPr>
        <w:t>.</w:t>
      </w:r>
      <w:r w:rsidR="005000DF">
        <w:rPr>
          <w:rFonts w:cs="Arial"/>
        </w:rPr>
        <w:t xml:space="preserve"> </w:t>
      </w:r>
      <w:r w:rsidR="005000DF" w:rsidRPr="005000DF">
        <w:rPr>
          <w:rFonts w:cs="Arial"/>
        </w:rPr>
        <w:t>By default, this assumes the model is</w:t>
      </w:r>
      <w:r w:rsidR="00EC01A9">
        <w:rPr>
          <w:rFonts w:cs="Arial"/>
        </w:rPr>
        <w:t xml:space="preserve"> executed </w:t>
      </w:r>
      <w:r w:rsidR="005000DF" w:rsidRPr="005000DF">
        <w:rPr>
          <w:rFonts w:cs="Arial"/>
        </w:rPr>
        <w:t xml:space="preserve">with the </w:t>
      </w:r>
      <w:proofErr w:type="spellStart"/>
      <w:r w:rsidR="005000DF" w:rsidRPr="005000DF">
        <w:rPr>
          <w:rFonts w:cs="Arial"/>
        </w:rPr>
        <w:t>NetLogo</w:t>
      </w:r>
      <w:proofErr w:type="spellEnd"/>
      <w:r w:rsidR="002B6D85">
        <w:rPr>
          <w:rFonts w:cs="Arial"/>
        </w:rPr>
        <w:t xml:space="preserve"> </w:t>
      </w:r>
      <w:r w:rsidR="002B6D85" w:rsidRPr="00D16111">
        <w:rPr>
          <w:rFonts w:ascii="Consolas" w:hAnsi="Consolas" w:cs="Arial"/>
        </w:rPr>
        <w:t>go</w:t>
      </w:r>
      <w:r w:rsidR="005000DF" w:rsidRPr="005000DF">
        <w:rPr>
          <w:rFonts w:cs="Arial"/>
        </w:rPr>
        <w:t xml:space="preserve"> command; this </w:t>
      </w:r>
      <w:r w:rsidR="002B6D85">
        <w:rPr>
          <w:rFonts w:cs="Arial"/>
        </w:rPr>
        <w:t xml:space="preserve">command </w:t>
      </w:r>
      <w:r w:rsidR="005000DF" w:rsidRPr="005000DF">
        <w:rPr>
          <w:rFonts w:cs="Arial"/>
        </w:rPr>
        <w:t xml:space="preserve">can be </w:t>
      </w:r>
      <w:r w:rsidR="002B6D85">
        <w:rPr>
          <w:rFonts w:cs="Arial"/>
        </w:rPr>
        <w:t xml:space="preserve">changed </w:t>
      </w:r>
      <w:r w:rsidR="005000DF" w:rsidRPr="005000DF">
        <w:rPr>
          <w:rFonts w:cs="Arial"/>
        </w:rPr>
        <w:t xml:space="preserve">by </w:t>
      </w:r>
      <w:r w:rsidR="00D16111">
        <w:rPr>
          <w:rFonts w:cs="Arial"/>
        </w:rPr>
        <w:t>specifyin</w:t>
      </w:r>
      <w:r w:rsidR="005000DF" w:rsidRPr="005000DF">
        <w:rPr>
          <w:rFonts w:cs="Arial"/>
        </w:rPr>
        <w:t xml:space="preserve">g an optional </w:t>
      </w:r>
      <w:r w:rsidR="005000DF" w:rsidRPr="00D16111">
        <w:rPr>
          <w:rFonts w:ascii="Consolas" w:hAnsi="Consolas" w:cs="Arial"/>
        </w:rPr>
        <w:t>go</w:t>
      </w:r>
      <w:r w:rsidR="005000DF" w:rsidRPr="005000DF">
        <w:rPr>
          <w:rFonts w:cs="Arial"/>
        </w:rPr>
        <w:t xml:space="preserve"> argument</w:t>
      </w:r>
      <w:r w:rsidR="00D16111">
        <w:rPr>
          <w:rFonts w:cs="Arial"/>
        </w:rPr>
        <w:t xml:space="preserve"> when calling the method.</w:t>
      </w:r>
    </w:p>
    <w:p w14:paraId="5A0EB866" w14:textId="77777777" w:rsidR="005000DF" w:rsidRDefault="005000DF" w:rsidP="00E92E07">
      <w:pPr>
        <w:spacing w:line="276" w:lineRule="auto"/>
        <w:rPr>
          <w:rFonts w:cs="Arial"/>
        </w:rPr>
      </w:pPr>
    </w:p>
    <w:p w14:paraId="01C508C2" w14:textId="77777777" w:rsidR="00232D1A" w:rsidRDefault="00E92E07" w:rsidP="00232D1A">
      <w:pPr>
        <w:spacing w:line="276" w:lineRule="auto"/>
        <w:rPr>
          <w:rFonts w:cs="Arial"/>
        </w:rPr>
      </w:pPr>
      <w:r>
        <w:rPr>
          <w:rFonts w:cs="Arial"/>
        </w:rPr>
        <w:lastRenderedPageBreak/>
        <w:t xml:space="preserve">In this case, we can first </w:t>
      </w:r>
      <w:r w:rsidRPr="00BF009B">
        <w:rPr>
          <w:rFonts w:cs="Arial"/>
        </w:rPr>
        <w:t>track t</w:t>
      </w:r>
      <w:r w:rsidR="00C83937">
        <w:rPr>
          <w:rFonts w:cs="Arial"/>
        </w:rPr>
        <w:t xml:space="preserve">he count of both agent types </w:t>
      </w:r>
      <w:r w:rsidRPr="00BF009B">
        <w:rPr>
          <w:rFonts w:cs="Arial"/>
        </w:rPr>
        <w:t>over 200 ticks</w:t>
      </w:r>
      <w:r w:rsidR="0028588F">
        <w:rPr>
          <w:rFonts w:cs="Arial"/>
        </w:rPr>
        <w:t>.</w:t>
      </w:r>
      <w:r w:rsidR="00232D1A">
        <w:rPr>
          <w:rFonts w:cs="Arial"/>
        </w:rPr>
        <w:t xml:space="preserve"> T</w:t>
      </w:r>
      <w:r w:rsidR="00232D1A" w:rsidRPr="00232D1A">
        <w:rPr>
          <w:rFonts w:cs="Arial"/>
        </w:rPr>
        <w:t>he outcomes are first plotted as a function of time</w:t>
      </w:r>
      <w:r w:rsidR="00232D1A">
        <w:rPr>
          <w:rFonts w:cs="Arial"/>
        </w:rPr>
        <w:t xml:space="preserve"> on the left panel of </w:t>
      </w:r>
      <w:r w:rsidR="00232D1A">
        <w:rPr>
          <w:rFonts w:cs="Arial"/>
        </w:rPr>
        <w:fldChar w:fldCharType="begin"/>
      </w:r>
      <w:r w:rsidR="00232D1A">
        <w:rPr>
          <w:rFonts w:cs="Arial"/>
        </w:rPr>
        <w:instrText xml:space="preserve"> REF _Ref501382334 \h </w:instrText>
      </w:r>
      <w:r w:rsidR="00232D1A">
        <w:rPr>
          <w:rFonts w:cs="Arial"/>
        </w:rPr>
      </w:r>
      <w:r w:rsidR="00232D1A">
        <w:rPr>
          <w:rFonts w:cs="Arial"/>
        </w:rPr>
        <w:fldChar w:fldCharType="separate"/>
      </w:r>
      <w:r w:rsidR="00232D1A">
        <w:t xml:space="preserve">Figure </w:t>
      </w:r>
      <w:r w:rsidR="00232D1A">
        <w:rPr>
          <w:noProof/>
        </w:rPr>
        <w:t>3</w:t>
      </w:r>
      <w:r w:rsidR="00232D1A">
        <w:rPr>
          <w:rFonts w:cs="Arial"/>
        </w:rPr>
        <w:fldChar w:fldCharType="end"/>
      </w:r>
      <w:r w:rsidR="00232D1A">
        <w:rPr>
          <w:rFonts w:cs="Arial"/>
        </w:rPr>
        <w:t>. On the right panel, the</w:t>
      </w:r>
      <w:r w:rsidR="00232D1A" w:rsidRPr="00232D1A">
        <w:rPr>
          <w:rFonts w:cs="Arial"/>
        </w:rPr>
        <w:t xml:space="preserve"> number of </w:t>
      </w:r>
      <w:r w:rsidR="002B6D85">
        <w:rPr>
          <w:rFonts w:cs="Arial"/>
        </w:rPr>
        <w:t>sheep</w:t>
      </w:r>
      <w:r w:rsidR="00232D1A" w:rsidRPr="00232D1A">
        <w:rPr>
          <w:rFonts w:cs="Arial"/>
        </w:rPr>
        <w:t xml:space="preserve"> agents is then plotted as a function of the number of</w:t>
      </w:r>
      <w:r w:rsidR="00232D1A">
        <w:rPr>
          <w:rFonts w:cs="Arial"/>
        </w:rPr>
        <w:t xml:space="preserve"> </w:t>
      </w:r>
      <w:r w:rsidR="002B6D85">
        <w:rPr>
          <w:rFonts w:cs="Arial"/>
        </w:rPr>
        <w:t>wolf</w:t>
      </w:r>
      <w:r w:rsidR="00232D1A" w:rsidRPr="00232D1A">
        <w:rPr>
          <w:rFonts w:cs="Arial"/>
        </w:rPr>
        <w:t xml:space="preserve"> agents, to approximate a phase-space plot.</w:t>
      </w:r>
    </w:p>
    <w:p w14:paraId="7EEDBCEF" w14:textId="77777777" w:rsidR="00232D1A" w:rsidRDefault="00232D1A" w:rsidP="00E92E07">
      <w:pPr>
        <w:spacing w:line="276" w:lineRule="auto"/>
        <w:rPr>
          <w:rFonts w:cs="Arial"/>
          <w:i/>
        </w:rPr>
      </w:pPr>
    </w:p>
    <w:p w14:paraId="01762174" w14:textId="77777777" w:rsidR="00E92E07" w:rsidRDefault="00232D1A" w:rsidP="00E92E07">
      <w:pPr>
        <w:spacing w:line="276" w:lineRule="auto"/>
        <w:rPr>
          <w:rFonts w:cs="Arial"/>
        </w:rPr>
      </w:pPr>
      <w:r>
        <w:rPr>
          <w:rFonts w:cs="Arial"/>
        </w:rPr>
        <w:t xml:space="preserve">The </w:t>
      </w:r>
      <w:proofErr w:type="spellStart"/>
      <w:r w:rsidR="00E92E07" w:rsidRPr="00D16111">
        <w:rPr>
          <w:rFonts w:ascii="Consolas" w:hAnsi="Consolas" w:cs="Arial"/>
        </w:rPr>
        <w:t>repeat_report</w:t>
      </w:r>
      <w:proofErr w:type="spellEnd"/>
      <w:r w:rsidR="00E92E07" w:rsidRPr="007734A0">
        <w:rPr>
          <w:rFonts w:cs="Arial"/>
        </w:rPr>
        <w:t xml:space="preserve"> </w:t>
      </w:r>
      <w:r>
        <w:rPr>
          <w:rFonts w:cs="Arial"/>
        </w:rPr>
        <w:t>method</w:t>
      </w:r>
      <w:r w:rsidR="00E92E07" w:rsidRPr="007734A0">
        <w:rPr>
          <w:rFonts w:cs="Arial"/>
        </w:rPr>
        <w:t xml:space="preserve"> can also be used with reporters that return a</w:t>
      </w:r>
      <w:r w:rsidR="004750BE">
        <w:rPr>
          <w:rFonts w:cs="Arial"/>
        </w:rPr>
        <w:t xml:space="preserve"> </w:t>
      </w:r>
      <w:proofErr w:type="spellStart"/>
      <w:r w:rsidR="004750BE">
        <w:rPr>
          <w:rFonts w:cs="Arial"/>
        </w:rPr>
        <w:t>NetLogo</w:t>
      </w:r>
      <w:proofErr w:type="spellEnd"/>
      <w:r w:rsidR="004750BE">
        <w:rPr>
          <w:rFonts w:cs="Arial"/>
        </w:rPr>
        <w:t xml:space="preserve"> list</w:t>
      </w:r>
      <w:r w:rsidR="00DE2AD9">
        <w:rPr>
          <w:rFonts w:cs="Arial"/>
        </w:rPr>
        <w:t>.</w:t>
      </w:r>
      <w:r w:rsidR="0028588F">
        <w:rPr>
          <w:rFonts w:cs="Arial"/>
        </w:rPr>
        <w:t xml:space="preserve"> </w:t>
      </w:r>
      <w:r w:rsidR="00DE2AD9">
        <w:rPr>
          <w:rFonts w:cs="Arial"/>
        </w:rPr>
        <w:t>I</w:t>
      </w:r>
      <w:r w:rsidR="00873337">
        <w:rPr>
          <w:rFonts w:cs="Arial"/>
        </w:rPr>
        <w:t xml:space="preserve">n this case, </w:t>
      </w:r>
      <w:r w:rsidR="0028588F">
        <w:rPr>
          <w:rFonts w:cs="Arial"/>
        </w:rPr>
        <w:t>th</w:t>
      </w:r>
      <w:r w:rsidR="00873337">
        <w:rPr>
          <w:rFonts w:cs="Arial"/>
        </w:rPr>
        <w:t>e</w:t>
      </w:r>
      <w:r w:rsidR="0028588F">
        <w:rPr>
          <w:rFonts w:cs="Arial"/>
        </w:rPr>
        <w:t xml:space="preserve"> list will be converted into a </w:t>
      </w:r>
      <w:proofErr w:type="spellStart"/>
      <w:r w:rsidR="0026403A">
        <w:rPr>
          <w:rFonts w:cs="Arial"/>
        </w:rPr>
        <w:t>NumPy</w:t>
      </w:r>
      <w:proofErr w:type="spellEnd"/>
      <w:r w:rsidR="0028588F">
        <w:rPr>
          <w:rFonts w:cs="Arial"/>
        </w:rPr>
        <w:t xml:space="preserve"> array</w:t>
      </w:r>
      <w:r w:rsidR="00873337">
        <w:rPr>
          <w:rFonts w:cs="Arial"/>
        </w:rPr>
        <w:t>, which is formatted according to the data type returned by the reporter (i.e. numerical or string data)</w:t>
      </w:r>
      <w:r w:rsidR="0028588F">
        <w:rPr>
          <w:rFonts w:cs="Arial"/>
        </w:rPr>
        <w:t>.</w:t>
      </w:r>
    </w:p>
    <w:p w14:paraId="2BEE16AA" w14:textId="77777777" w:rsidR="00616F23" w:rsidRDefault="00616F23" w:rsidP="00E92E07">
      <w:pPr>
        <w:ind w:left="567"/>
        <w:rPr>
          <w:rFonts w:cs="Arial"/>
          <w:sz w:val="16"/>
          <w:szCs w:val="16"/>
        </w:rPr>
      </w:pPr>
    </w:p>
    <w:p w14:paraId="67E84216" w14:textId="77777777" w:rsidR="00E92E07" w:rsidRPr="00B43377" w:rsidRDefault="00E92E07" w:rsidP="00C83937">
      <w:pPr>
        <w:pStyle w:val="Code"/>
      </w:pPr>
      <w:proofErr w:type="gramStart"/>
      <w:r w:rsidRPr="00B43377">
        <w:t>counts</w:t>
      </w:r>
      <w:proofErr w:type="gramEnd"/>
      <w:r w:rsidRPr="00B43377">
        <w:t xml:space="preserve"> = </w:t>
      </w:r>
      <w:proofErr w:type="spellStart"/>
      <w:r w:rsidRPr="00B43377">
        <w:t>netlogo.repeat_report</w:t>
      </w:r>
      <w:proofErr w:type="spellEnd"/>
      <w:r w:rsidRPr="00B43377">
        <w:t xml:space="preserve">(['count </w:t>
      </w:r>
      <w:proofErr w:type="spellStart"/>
      <w:r w:rsidRPr="00B43377">
        <w:t>wolves','count</w:t>
      </w:r>
      <w:proofErr w:type="spellEnd"/>
      <w:r w:rsidRPr="00B43377">
        <w:t xml:space="preserve"> sheep'], 200</w:t>
      </w:r>
      <w:r w:rsidR="005000DF">
        <w:t>, go=</w:t>
      </w:r>
      <w:r w:rsidR="005000DF" w:rsidRPr="005000DF">
        <w:t>'</w:t>
      </w:r>
      <w:r w:rsidR="005000DF">
        <w:t>go</w:t>
      </w:r>
      <w:r w:rsidR="005000DF" w:rsidRPr="005000DF">
        <w:t>'</w:t>
      </w:r>
      <w:r w:rsidRPr="00B43377">
        <w:t>)</w:t>
      </w:r>
    </w:p>
    <w:p w14:paraId="543C3286" w14:textId="77777777" w:rsidR="00E92E07" w:rsidRDefault="00E92E07" w:rsidP="00E92E07">
      <w:pPr>
        <w:jc w:val="center"/>
        <w:rPr>
          <w:rFonts w:cs="Arial"/>
        </w:rPr>
      </w:pPr>
    </w:p>
    <w:p w14:paraId="246B2FD3" w14:textId="77777777" w:rsidR="00E92E07" w:rsidRDefault="00847D5F" w:rsidP="00E92E07">
      <w:pPr>
        <w:keepNext/>
        <w:jc w:val="center"/>
      </w:pPr>
      <w:r w:rsidRPr="00883BA0">
        <w:rPr>
          <w:rFonts w:cs="Arial"/>
          <w:noProof/>
        </w:rPr>
        <w:drawing>
          <wp:inline distT="0" distB="0" distL="0" distR="0" wp14:anchorId="77B4833B" wp14:editId="631B6B1D">
            <wp:extent cx="5184475" cy="22941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41" cy="2297068"/>
                    </a:xfrm>
                    <a:prstGeom prst="rect">
                      <a:avLst/>
                    </a:prstGeom>
                    <a:noFill/>
                    <a:ln>
                      <a:noFill/>
                    </a:ln>
                  </pic:spPr>
                </pic:pic>
              </a:graphicData>
            </a:graphic>
          </wp:inline>
        </w:drawing>
      </w:r>
    </w:p>
    <w:p w14:paraId="3F166FC5" w14:textId="77777777" w:rsidR="00E92E07" w:rsidRPr="005E1C9B" w:rsidRDefault="00E92E07" w:rsidP="00E92E07">
      <w:pPr>
        <w:pStyle w:val="Caption"/>
        <w:rPr>
          <w:rFonts w:cs="Arial"/>
          <w:sz w:val="20"/>
        </w:rPr>
      </w:pPr>
      <w:r>
        <w:br/>
      </w:r>
      <w:bookmarkStart w:id="7" w:name="_Ref501382334"/>
      <w:r>
        <w:t xml:space="preserve">Figure </w:t>
      </w:r>
      <w:r w:rsidR="00034040">
        <w:fldChar w:fldCharType="begin"/>
      </w:r>
      <w:r w:rsidR="00034040">
        <w:instrText xml:space="preserve"> SEQ Figure \* ARABIC </w:instrText>
      </w:r>
      <w:r w:rsidR="00034040">
        <w:fldChar w:fldCharType="separate"/>
      </w:r>
      <w:r w:rsidR="00926A22">
        <w:rPr>
          <w:noProof/>
        </w:rPr>
        <w:t>3</w:t>
      </w:r>
      <w:r w:rsidR="00034040">
        <w:rPr>
          <w:noProof/>
        </w:rPr>
        <w:fldChar w:fldCharType="end"/>
      </w:r>
      <w:bookmarkEnd w:id="7"/>
      <w:r>
        <w:t xml:space="preserve">: </w:t>
      </w:r>
      <w:r w:rsidRPr="00D31361">
        <w:t xml:space="preserve">Python plots using </w:t>
      </w:r>
      <w:proofErr w:type="spellStart"/>
      <w:r w:rsidRPr="00D16111">
        <w:t>repeat_report</w:t>
      </w:r>
      <w:proofErr w:type="spellEnd"/>
      <w:r w:rsidRPr="00D31361">
        <w:t xml:space="preserve"> </w:t>
      </w:r>
      <w:r w:rsidR="00232D1A">
        <w:t>method</w:t>
      </w:r>
      <w:r>
        <w:t xml:space="preserve">: number of agents as a function of time (left); number of sheep agents as a function of wolf agents (right) </w:t>
      </w:r>
    </w:p>
    <w:p w14:paraId="5ACAA24B" w14:textId="77777777" w:rsidR="00E92E07" w:rsidRDefault="00E92E07" w:rsidP="00E92E07">
      <w:pPr>
        <w:jc w:val="center"/>
        <w:outlineLvl w:val="0"/>
        <w:rPr>
          <w:rFonts w:cs="Arial"/>
          <w:lang w:val="en-GB"/>
        </w:rPr>
      </w:pPr>
    </w:p>
    <w:p w14:paraId="2AC10D43" w14:textId="77777777" w:rsidR="00E92E07" w:rsidRDefault="00E92E07" w:rsidP="00E92E07">
      <w:pPr>
        <w:spacing w:line="276" w:lineRule="auto"/>
        <w:outlineLvl w:val="0"/>
        <w:rPr>
          <w:rFonts w:cs="Arial"/>
          <w:lang w:val="en-GB"/>
        </w:rPr>
      </w:pPr>
      <w:r>
        <w:rPr>
          <w:rFonts w:cs="Arial"/>
          <w:lang w:val="en-GB"/>
        </w:rPr>
        <w:t xml:space="preserve">In addition to these reporting </w:t>
      </w:r>
      <w:r w:rsidR="00FD5091">
        <w:rPr>
          <w:rFonts w:cs="Arial"/>
          <w:lang w:val="en-GB"/>
        </w:rPr>
        <w:t>methods</w:t>
      </w:r>
      <w:r w:rsidRPr="007734A0">
        <w:rPr>
          <w:rFonts w:cs="Arial"/>
          <w:lang w:val="en-GB"/>
        </w:rPr>
        <w:t xml:space="preserve">, the </w:t>
      </w:r>
      <w:proofErr w:type="spellStart"/>
      <w:r w:rsidRPr="00D16111">
        <w:rPr>
          <w:rFonts w:ascii="Consolas" w:hAnsi="Consolas" w:cs="Arial"/>
          <w:lang w:val="en-GB"/>
        </w:rPr>
        <w:t>patch_report</w:t>
      </w:r>
      <w:proofErr w:type="spellEnd"/>
      <w:r>
        <w:rPr>
          <w:rFonts w:cs="Arial"/>
          <w:lang w:val="en-GB"/>
        </w:rPr>
        <w:t xml:space="preserve"> </w:t>
      </w:r>
      <w:r w:rsidR="00FD5091">
        <w:rPr>
          <w:rFonts w:cs="Arial"/>
          <w:lang w:val="en-GB"/>
        </w:rPr>
        <w:t xml:space="preserve">method </w:t>
      </w:r>
      <w:r>
        <w:rPr>
          <w:rFonts w:cs="Arial"/>
          <w:lang w:val="en-GB"/>
        </w:rPr>
        <w:t>can be</w:t>
      </w:r>
      <w:r w:rsidRPr="007734A0">
        <w:rPr>
          <w:rFonts w:cs="Arial"/>
          <w:lang w:val="en-GB"/>
        </w:rPr>
        <w:t xml:space="preserve"> used to return a </w:t>
      </w:r>
      <w:proofErr w:type="spellStart"/>
      <w:r w:rsidR="00FD5091">
        <w:rPr>
          <w:rFonts w:cs="Arial"/>
          <w:lang w:val="en-GB"/>
        </w:rPr>
        <w:t>D</w:t>
      </w:r>
      <w:r w:rsidRPr="007734A0">
        <w:rPr>
          <w:rFonts w:cs="Arial"/>
          <w:lang w:val="en-GB"/>
        </w:rPr>
        <w:t>ata</w:t>
      </w:r>
      <w:r w:rsidR="00FD5091">
        <w:rPr>
          <w:rFonts w:cs="Arial"/>
          <w:lang w:val="en-GB"/>
        </w:rPr>
        <w:t>F</w:t>
      </w:r>
      <w:r w:rsidRPr="007734A0">
        <w:rPr>
          <w:rFonts w:cs="Arial"/>
          <w:lang w:val="en-GB"/>
        </w:rPr>
        <w:t>rame</w:t>
      </w:r>
      <w:proofErr w:type="spellEnd"/>
      <w:r w:rsidRPr="007734A0">
        <w:rPr>
          <w:rFonts w:cs="Arial"/>
          <w:lang w:val="en-GB"/>
        </w:rPr>
        <w:t xml:space="preserve"> which </w:t>
      </w:r>
      <w:r w:rsidR="00C83937">
        <w:rPr>
          <w:rFonts w:cs="Arial"/>
          <w:lang w:val="en-GB"/>
        </w:rPr>
        <w:t xml:space="preserve">contains a given patch attribute (in this case, the </w:t>
      </w:r>
      <w:r w:rsidR="00C83937" w:rsidRPr="00464BDF">
        <w:rPr>
          <w:rFonts w:cs="Arial"/>
          <w:i/>
          <w:lang w:val="en-GB"/>
        </w:rPr>
        <w:t>countdown</w:t>
      </w:r>
      <w:r w:rsidR="00C83937">
        <w:rPr>
          <w:rFonts w:cs="Arial"/>
          <w:lang w:val="en-GB"/>
        </w:rPr>
        <w:t xml:space="preserve"> attribute):</w:t>
      </w:r>
    </w:p>
    <w:p w14:paraId="4B267A0A" w14:textId="77777777" w:rsidR="00E92E07" w:rsidRPr="0080101C" w:rsidRDefault="00E92E07" w:rsidP="00E92E07">
      <w:pPr>
        <w:spacing w:line="276" w:lineRule="auto"/>
        <w:outlineLvl w:val="0"/>
        <w:rPr>
          <w:rFonts w:cs="Arial"/>
          <w:lang w:val="en-GB"/>
        </w:rPr>
      </w:pPr>
    </w:p>
    <w:p w14:paraId="1E249C0A" w14:textId="77777777" w:rsidR="00E92E07" w:rsidRPr="0080101C" w:rsidRDefault="003D2DAC" w:rsidP="006B2A9D">
      <w:pPr>
        <w:pStyle w:val="Code"/>
        <w:rPr>
          <w:lang w:val="en-GB"/>
        </w:rPr>
      </w:pPr>
      <w:proofErr w:type="spellStart"/>
      <w:proofErr w:type="gramStart"/>
      <w:r>
        <w:rPr>
          <w:lang w:val="en-GB"/>
        </w:rPr>
        <w:t>patch</w:t>
      </w:r>
      <w:proofErr w:type="gramEnd"/>
      <w:r w:rsidR="00E92E07" w:rsidRPr="0080101C">
        <w:rPr>
          <w:lang w:val="en-GB"/>
        </w:rPr>
        <w:t>_df</w:t>
      </w:r>
      <w:proofErr w:type="spellEnd"/>
      <w:r w:rsidR="00E92E07" w:rsidRPr="0080101C">
        <w:rPr>
          <w:lang w:val="en-GB"/>
        </w:rPr>
        <w:t xml:space="preserve"> = </w:t>
      </w:r>
      <w:proofErr w:type="spellStart"/>
      <w:r w:rsidR="00E92E07" w:rsidRPr="0080101C">
        <w:rPr>
          <w:lang w:val="en-GB"/>
        </w:rPr>
        <w:t>netlogo.patch_report</w:t>
      </w:r>
      <w:proofErr w:type="spellEnd"/>
      <w:r w:rsidR="00E92E07" w:rsidRPr="0080101C">
        <w:rPr>
          <w:lang w:val="en-GB"/>
        </w:rPr>
        <w:t>('countdown')</w:t>
      </w:r>
    </w:p>
    <w:p w14:paraId="7D82ED44" w14:textId="77777777" w:rsidR="00E92E07" w:rsidRDefault="00E92E07" w:rsidP="00E92E07">
      <w:pPr>
        <w:spacing w:line="276" w:lineRule="auto"/>
        <w:outlineLvl w:val="0"/>
        <w:rPr>
          <w:rFonts w:cs="Arial"/>
          <w:lang w:val="en-GB"/>
        </w:rPr>
      </w:pPr>
    </w:p>
    <w:p w14:paraId="22D54E67" w14:textId="77777777" w:rsidR="00E92E07" w:rsidRDefault="00E92E07" w:rsidP="00E92E07">
      <w:pPr>
        <w:spacing w:line="276" w:lineRule="auto"/>
        <w:outlineLvl w:val="0"/>
        <w:rPr>
          <w:rFonts w:cs="Arial"/>
          <w:lang w:val="en-GB"/>
        </w:rPr>
      </w:pPr>
      <w:r w:rsidRPr="007734A0">
        <w:rPr>
          <w:rFonts w:cs="Arial"/>
          <w:lang w:val="en-GB"/>
        </w:rPr>
        <w:t xml:space="preserve">This </w:t>
      </w:r>
      <w:proofErr w:type="spellStart"/>
      <w:r w:rsidR="005762BE">
        <w:rPr>
          <w:rFonts w:cs="Arial"/>
          <w:lang w:val="en-GB"/>
        </w:rPr>
        <w:t>DataFrame</w:t>
      </w:r>
      <w:proofErr w:type="spellEnd"/>
      <w:r w:rsidRPr="007734A0">
        <w:rPr>
          <w:rFonts w:cs="Arial"/>
          <w:lang w:val="en-GB"/>
        </w:rPr>
        <w:t xml:space="preserve"> </w:t>
      </w:r>
      <w:r w:rsidR="00232D1A">
        <w:rPr>
          <w:rFonts w:cs="Arial"/>
          <w:lang w:val="en-GB"/>
        </w:rPr>
        <w:t xml:space="preserve">(visualized in </w:t>
      </w:r>
      <w:r w:rsidR="00232D1A">
        <w:rPr>
          <w:rFonts w:cs="Arial"/>
          <w:lang w:val="en-GB"/>
        </w:rPr>
        <w:fldChar w:fldCharType="begin"/>
      </w:r>
      <w:r w:rsidR="00232D1A">
        <w:rPr>
          <w:rFonts w:cs="Arial"/>
          <w:lang w:val="en-GB"/>
        </w:rPr>
        <w:instrText xml:space="preserve"> REF _Ref501382161 \h </w:instrText>
      </w:r>
      <w:r w:rsidR="00232D1A">
        <w:rPr>
          <w:rFonts w:cs="Arial"/>
          <w:lang w:val="en-GB"/>
        </w:rPr>
      </w:r>
      <w:r w:rsidR="00232D1A">
        <w:rPr>
          <w:rFonts w:cs="Arial"/>
          <w:lang w:val="en-GB"/>
        </w:rPr>
        <w:fldChar w:fldCharType="separate"/>
      </w:r>
      <w:r w:rsidR="00232D1A">
        <w:t xml:space="preserve">Figure </w:t>
      </w:r>
      <w:r w:rsidR="00232D1A">
        <w:rPr>
          <w:noProof/>
        </w:rPr>
        <w:t>4</w:t>
      </w:r>
      <w:r w:rsidR="00232D1A">
        <w:rPr>
          <w:rFonts w:cs="Arial"/>
          <w:lang w:val="en-GB"/>
        </w:rPr>
        <w:fldChar w:fldCharType="end"/>
      </w:r>
      <w:r w:rsidR="00232D1A">
        <w:rPr>
          <w:rFonts w:cs="Arial"/>
          <w:lang w:val="en-GB"/>
        </w:rPr>
        <w:t xml:space="preserve">) </w:t>
      </w:r>
      <w:r w:rsidRPr="007734A0">
        <w:rPr>
          <w:rFonts w:cs="Arial"/>
          <w:lang w:val="en-GB"/>
        </w:rPr>
        <w:t xml:space="preserve">essentially replicates the </w:t>
      </w:r>
      <w:proofErr w:type="spellStart"/>
      <w:r w:rsidRPr="007734A0">
        <w:rPr>
          <w:rFonts w:cs="Arial"/>
          <w:lang w:val="en-GB"/>
        </w:rPr>
        <w:t>NetLogo</w:t>
      </w:r>
      <w:proofErr w:type="spellEnd"/>
      <w:r w:rsidRPr="007734A0">
        <w:rPr>
          <w:rFonts w:cs="Arial"/>
          <w:lang w:val="en-GB"/>
        </w:rPr>
        <w:t xml:space="preserve"> environment, with column labels corresponding to the </w:t>
      </w:r>
      <w:proofErr w:type="spellStart"/>
      <w:r w:rsidRPr="00C83937">
        <w:rPr>
          <w:rFonts w:cs="Arial"/>
          <w:i/>
          <w:lang w:val="en-GB"/>
        </w:rPr>
        <w:t>pxcor</w:t>
      </w:r>
      <w:proofErr w:type="spellEnd"/>
      <w:r w:rsidRPr="00C83937">
        <w:rPr>
          <w:rFonts w:cs="Arial"/>
          <w:lang w:val="en-GB"/>
        </w:rPr>
        <w:t xml:space="preserve"> </w:t>
      </w:r>
      <w:r w:rsidRPr="007734A0">
        <w:rPr>
          <w:rFonts w:cs="Arial"/>
          <w:lang w:val="en-GB"/>
        </w:rPr>
        <w:t>patch coordinates,</w:t>
      </w:r>
      <w:r w:rsidR="00232D1A">
        <w:rPr>
          <w:rFonts w:cs="Arial"/>
          <w:lang w:val="en-GB"/>
        </w:rPr>
        <w:t xml:space="preserve"> </w:t>
      </w:r>
      <w:r>
        <w:rPr>
          <w:rFonts w:cs="Arial"/>
          <w:lang w:val="en-GB"/>
        </w:rPr>
        <w:t>row</w:t>
      </w:r>
      <w:r w:rsidRPr="007734A0">
        <w:rPr>
          <w:rFonts w:cs="Arial"/>
          <w:lang w:val="en-GB"/>
        </w:rPr>
        <w:t xml:space="preserve"> indices following the </w:t>
      </w:r>
      <w:proofErr w:type="spellStart"/>
      <w:r w:rsidRPr="0080101C">
        <w:rPr>
          <w:rFonts w:cs="Arial"/>
          <w:i/>
          <w:lang w:val="en-GB"/>
        </w:rPr>
        <w:t>pycor</w:t>
      </w:r>
      <w:proofErr w:type="spellEnd"/>
      <w:r w:rsidRPr="0080101C">
        <w:rPr>
          <w:rFonts w:cs="Arial"/>
          <w:i/>
          <w:lang w:val="en-GB"/>
        </w:rPr>
        <w:t xml:space="preserve"> </w:t>
      </w:r>
      <w:r w:rsidRPr="007734A0">
        <w:rPr>
          <w:rFonts w:cs="Arial"/>
          <w:lang w:val="en-GB"/>
        </w:rPr>
        <w:t>coordinates</w:t>
      </w:r>
      <w:r w:rsidR="00232D1A">
        <w:rPr>
          <w:rFonts w:cs="Arial"/>
          <w:lang w:val="en-GB"/>
        </w:rPr>
        <w:t xml:space="preserve">, and values from the </w:t>
      </w:r>
      <w:r w:rsidR="00C83937">
        <w:rPr>
          <w:rFonts w:cs="Arial"/>
          <w:lang w:val="en-GB"/>
        </w:rPr>
        <w:t xml:space="preserve">specified </w:t>
      </w:r>
      <w:r w:rsidR="00232D1A">
        <w:rPr>
          <w:rFonts w:cs="Arial"/>
          <w:lang w:val="en-GB"/>
        </w:rPr>
        <w:t>patch attribute</w:t>
      </w:r>
      <w:r w:rsidRPr="007734A0">
        <w:rPr>
          <w:rFonts w:cs="Arial"/>
          <w:lang w:val="en-GB"/>
        </w:rPr>
        <w:t xml:space="preserve">. The </w:t>
      </w:r>
      <w:proofErr w:type="spellStart"/>
      <w:r w:rsidR="005762BE">
        <w:rPr>
          <w:rFonts w:cs="Arial"/>
          <w:lang w:val="en-GB"/>
        </w:rPr>
        <w:t>DataFrame</w:t>
      </w:r>
      <w:r w:rsidRPr="007734A0">
        <w:rPr>
          <w:rFonts w:cs="Arial"/>
          <w:lang w:val="en-GB"/>
        </w:rPr>
        <w:t>s</w:t>
      </w:r>
      <w:proofErr w:type="spellEnd"/>
      <w:r w:rsidRPr="007734A0">
        <w:rPr>
          <w:rFonts w:cs="Arial"/>
          <w:lang w:val="en-GB"/>
        </w:rPr>
        <w:t xml:space="preserve"> can be manipulated with any of the existing </w:t>
      </w:r>
      <w:r w:rsidR="00AA4582">
        <w:rPr>
          <w:rFonts w:cs="Arial"/>
          <w:lang w:val="en-GB"/>
        </w:rPr>
        <w:t>p</w:t>
      </w:r>
      <w:r w:rsidRPr="007734A0">
        <w:rPr>
          <w:rFonts w:cs="Arial"/>
          <w:lang w:val="en-GB"/>
        </w:rPr>
        <w:t xml:space="preserve">andas functions, for instance by exporting to an Excel file. The </w:t>
      </w:r>
      <w:proofErr w:type="spellStart"/>
      <w:r w:rsidRPr="00C83937">
        <w:rPr>
          <w:rFonts w:ascii="Consolas" w:hAnsi="Consolas" w:cs="Arial"/>
          <w:lang w:val="en-GB"/>
        </w:rPr>
        <w:t>patch_set</w:t>
      </w:r>
      <w:proofErr w:type="spellEnd"/>
      <w:r w:rsidRPr="007734A0">
        <w:rPr>
          <w:rFonts w:cs="Arial"/>
          <w:lang w:val="en-GB"/>
        </w:rPr>
        <w:t xml:space="preserve"> </w:t>
      </w:r>
      <w:r w:rsidR="00232D1A">
        <w:rPr>
          <w:rFonts w:cs="Arial"/>
          <w:lang w:val="en-GB"/>
        </w:rPr>
        <w:t>method</w:t>
      </w:r>
      <w:r w:rsidRPr="007734A0">
        <w:rPr>
          <w:rFonts w:cs="Arial"/>
          <w:lang w:val="en-GB"/>
        </w:rPr>
        <w:t xml:space="preserve"> provides the inverse functionality to </w:t>
      </w:r>
      <w:proofErr w:type="spellStart"/>
      <w:r w:rsidRPr="00C83937">
        <w:rPr>
          <w:rFonts w:ascii="Consolas" w:hAnsi="Consolas" w:cs="Arial"/>
          <w:lang w:val="en-GB"/>
        </w:rPr>
        <w:t>patch_report</w:t>
      </w:r>
      <w:proofErr w:type="spellEnd"/>
      <w:r w:rsidRPr="007734A0">
        <w:rPr>
          <w:rFonts w:cs="Arial"/>
          <w:lang w:val="en-GB"/>
        </w:rPr>
        <w:t xml:space="preserve">, and updates the </w:t>
      </w:r>
      <w:proofErr w:type="spellStart"/>
      <w:r w:rsidRPr="007734A0">
        <w:rPr>
          <w:rFonts w:cs="Arial"/>
          <w:lang w:val="en-GB"/>
        </w:rPr>
        <w:t>NetLogo</w:t>
      </w:r>
      <w:proofErr w:type="spellEnd"/>
      <w:r w:rsidRPr="007734A0">
        <w:rPr>
          <w:rFonts w:cs="Arial"/>
          <w:lang w:val="en-GB"/>
        </w:rPr>
        <w:t xml:space="preserve"> environment from a </w:t>
      </w:r>
      <w:proofErr w:type="spellStart"/>
      <w:r w:rsidR="005762BE">
        <w:rPr>
          <w:rFonts w:cs="Arial"/>
          <w:lang w:val="en-GB"/>
        </w:rPr>
        <w:t>DataFrame</w:t>
      </w:r>
      <w:proofErr w:type="spellEnd"/>
      <w:r w:rsidRPr="007734A0">
        <w:rPr>
          <w:rFonts w:cs="Arial"/>
          <w:lang w:val="en-GB"/>
        </w:rPr>
        <w:t>.</w:t>
      </w:r>
    </w:p>
    <w:p w14:paraId="6C2D9344" w14:textId="77777777" w:rsidR="006B770E" w:rsidRDefault="006B770E" w:rsidP="00E92E07">
      <w:pPr>
        <w:spacing w:line="276" w:lineRule="auto"/>
        <w:outlineLvl w:val="0"/>
        <w:rPr>
          <w:rFonts w:cs="Arial"/>
          <w:lang w:val="en-GB"/>
        </w:rPr>
      </w:pPr>
    </w:p>
    <w:p w14:paraId="2B778D58" w14:textId="77777777" w:rsidR="00E92E07" w:rsidRDefault="00847D5F" w:rsidP="00E92E07">
      <w:pPr>
        <w:keepNext/>
        <w:spacing w:line="276" w:lineRule="auto"/>
        <w:jc w:val="center"/>
        <w:outlineLvl w:val="0"/>
      </w:pPr>
      <w:r w:rsidRPr="00883BA0">
        <w:rPr>
          <w:rFonts w:cs="Arial"/>
          <w:noProof/>
        </w:rPr>
        <w:lastRenderedPageBreak/>
        <w:drawing>
          <wp:inline distT="0" distB="0" distL="0" distR="0" wp14:anchorId="2DE91AF7" wp14:editId="62BC50FE">
            <wp:extent cx="3163498" cy="2579382"/>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6907" cy="2582161"/>
                    </a:xfrm>
                    <a:prstGeom prst="rect">
                      <a:avLst/>
                    </a:prstGeom>
                    <a:noFill/>
                    <a:ln>
                      <a:noFill/>
                    </a:ln>
                  </pic:spPr>
                </pic:pic>
              </a:graphicData>
            </a:graphic>
          </wp:inline>
        </w:drawing>
      </w:r>
    </w:p>
    <w:p w14:paraId="24762357" w14:textId="77777777" w:rsidR="00575DB3" w:rsidRDefault="00E92E07" w:rsidP="00226759">
      <w:pPr>
        <w:pStyle w:val="Caption"/>
      </w:pPr>
      <w:bookmarkStart w:id="8" w:name="_Ref501382161"/>
      <w:r>
        <w:t xml:space="preserve">Figure </w:t>
      </w:r>
      <w:r w:rsidR="00034040">
        <w:fldChar w:fldCharType="begin"/>
      </w:r>
      <w:r w:rsidR="00034040">
        <w:instrText xml:space="preserve"> SEQ Figure \* ARABIC </w:instrText>
      </w:r>
      <w:r w:rsidR="00034040">
        <w:fldChar w:fldCharType="separate"/>
      </w:r>
      <w:r w:rsidR="00926A22">
        <w:rPr>
          <w:noProof/>
        </w:rPr>
        <w:t>4</w:t>
      </w:r>
      <w:r w:rsidR="00034040">
        <w:rPr>
          <w:noProof/>
        </w:rPr>
        <w:fldChar w:fldCharType="end"/>
      </w:r>
      <w:bookmarkEnd w:id="8"/>
      <w:r>
        <w:t xml:space="preserve">: </w:t>
      </w:r>
      <w:r w:rsidRPr="00501301">
        <w:t xml:space="preserve">Python plot using </w:t>
      </w:r>
      <w:proofErr w:type="spellStart"/>
      <w:r w:rsidRPr="00C83937">
        <w:t>patch_report</w:t>
      </w:r>
      <w:proofErr w:type="spellEnd"/>
      <w:r w:rsidRPr="00501301">
        <w:t xml:space="preserve"> </w:t>
      </w:r>
      <w:r w:rsidR="00232D1A">
        <w:t>method</w:t>
      </w:r>
      <w:r>
        <w:t xml:space="preserve">: distribution of the </w:t>
      </w:r>
      <w:r w:rsidRPr="00C83937">
        <w:t>countdown</w:t>
      </w:r>
      <w:r>
        <w:t xml:space="preserve"> patch attribut</w:t>
      </w:r>
      <w:r w:rsidR="00575DB3">
        <w:t xml:space="preserve">e across the </w:t>
      </w:r>
      <w:proofErr w:type="spellStart"/>
      <w:r w:rsidR="00575DB3">
        <w:t>NetLogo</w:t>
      </w:r>
      <w:proofErr w:type="spellEnd"/>
      <w:r w:rsidR="00575DB3">
        <w:t xml:space="preserve"> environment</w:t>
      </w:r>
    </w:p>
    <w:p w14:paraId="63368730" w14:textId="77777777" w:rsidR="00C92A3F" w:rsidRDefault="00C92A3F" w:rsidP="00575DB3">
      <w:pPr>
        <w:outlineLvl w:val="0"/>
      </w:pPr>
    </w:p>
    <w:p w14:paraId="3DED1A53" w14:textId="77777777" w:rsidR="00AA0166" w:rsidRDefault="00AA0166" w:rsidP="00575DB3">
      <w:pPr>
        <w:outlineLvl w:val="0"/>
        <w:rPr>
          <w:rFonts w:cs="Arial"/>
        </w:rPr>
      </w:pPr>
    </w:p>
    <w:p w14:paraId="4C17AC7B" w14:textId="77777777" w:rsidR="00575DB3" w:rsidRPr="004D6278" w:rsidRDefault="00575DB3" w:rsidP="004D6278">
      <w:pPr>
        <w:ind w:left="360"/>
        <w:outlineLvl w:val="0"/>
        <w:rPr>
          <w:rFonts w:cs="Arial"/>
          <w:lang w:val="en-GB"/>
        </w:rPr>
      </w:pPr>
      <w:r w:rsidRPr="004D6278">
        <w:rPr>
          <w:rFonts w:cs="Arial"/>
          <w:b/>
        </w:rPr>
        <w:t xml:space="preserve">Using Python for </w:t>
      </w:r>
      <w:r w:rsidR="006F40CF" w:rsidRPr="004D6278">
        <w:rPr>
          <w:rFonts w:cs="Arial"/>
          <w:b/>
        </w:rPr>
        <w:t>global sensitivity</w:t>
      </w:r>
      <w:r w:rsidRPr="004D6278">
        <w:rPr>
          <w:rFonts w:cs="Arial"/>
          <w:b/>
        </w:rPr>
        <w:t xml:space="preserve"> analysis</w:t>
      </w:r>
      <w:r w:rsidR="006F40CF" w:rsidRPr="004D6278">
        <w:rPr>
          <w:rFonts w:cs="Arial"/>
          <w:b/>
        </w:rPr>
        <w:t xml:space="preserve"> on a </w:t>
      </w:r>
      <w:proofErr w:type="spellStart"/>
      <w:r w:rsidR="006F40CF" w:rsidRPr="004D6278">
        <w:rPr>
          <w:rFonts w:cs="Arial"/>
          <w:b/>
        </w:rPr>
        <w:t>NetLogo</w:t>
      </w:r>
      <w:proofErr w:type="spellEnd"/>
      <w:r w:rsidR="006F40CF" w:rsidRPr="004D6278">
        <w:rPr>
          <w:rFonts w:cs="Arial"/>
          <w:b/>
        </w:rPr>
        <w:t xml:space="preserve"> model</w:t>
      </w:r>
    </w:p>
    <w:p w14:paraId="4340CBB7" w14:textId="77777777" w:rsidR="009F3A4B" w:rsidRDefault="00E80B03" w:rsidP="00547A60">
      <w:pPr>
        <w:spacing w:line="276" w:lineRule="auto"/>
        <w:rPr>
          <w:rFonts w:cs="Arial"/>
        </w:rPr>
      </w:pPr>
      <w:r>
        <w:rPr>
          <w:rFonts w:cs="Arial"/>
        </w:rPr>
        <w:t xml:space="preserve">The Python environment enables access to a wide variety of packages to support the development and analysis of </w:t>
      </w:r>
      <w:proofErr w:type="spellStart"/>
      <w:r>
        <w:rPr>
          <w:rFonts w:cs="Arial"/>
        </w:rPr>
        <w:t>NetLogo</w:t>
      </w:r>
      <w:proofErr w:type="spellEnd"/>
      <w:r>
        <w:rPr>
          <w:rFonts w:cs="Arial"/>
        </w:rPr>
        <w:t xml:space="preserve"> models. As an example, this subsection </w:t>
      </w:r>
      <w:r w:rsidR="006F40CF">
        <w:rPr>
          <w:rFonts w:cs="Arial"/>
        </w:rPr>
        <w:t>uses</w:t>
      </w:r>
      <w:r>
        <w:rPr>
          <w:rFonts w:cs="Arial"/>
        </w:rPr>
        <w:t xml:space="preserve"> </w:t>
      </w:r>
      <w:r w:rsidR="006F40CF">
        <w:rPr>
          <w:rFonts w:cs="Arial"/>
        </w:rPr>
        <w:t xml:space="preserve">the SALib Python library </w:t>
      </w:r>
      <w:r w:rsidR="003F69B1">
        <w:rPr>
          <w:rFonts w:cs="Arial"/>
        </w:rPr>
        <w:t>f</w:t>
      </w:r>
      <w:r w:rsidR="006F40CF">
        <w:rPr>
          <w:rFonts w:cs="Arial"/>
        </w:rPr>
        <w:t xml:space="preserve">or </w:t>
      </w:r>
      <w:r w:rsidR="009F3A4B">
        <w:rPr>
          <w:rFonts w:cs="Arial"/>
        </w:rPr>
        <w:t>a</w:t>
      </w:r>
      <w:r w:rsidR="006F40CF">
        <w:rPr>
          <w:rFonts w:cs="Arial"/>
        </w:rPr>
        <w:t xml:space="preserve"> </w:t>
      </w:r>
      <w:r>
        <w:rPr>
          <w:rFonts w:cs="Arial"/>
        </w:rPr>
        <w:t xml:space="preserve">global sensitivity analysis </w:t>
      </w:r>
      <w:r w:rsidR="00D32E96">
        <w:rPr>
          <w:rFonts w:cs="Arial"/>
        </w:rPr>
        <w:t xml:space="preserve">(GSA) </w:t>
      </w:r>
      <w:r>
        <w:rPr>
          <w:rFonts w:cs="Arial"/>
        </w:rPr>
        <w:t xml:space="preserve">on the </w:t>
      </w:r>
      <w:r w:rsidR="00873337">
        <w:rPr>
          <w:rFonts w:cs="Arial"/>
        </w:rPr>
        <w:t>wolf-sheep p</w:t>
      </w:r>
      <w:r>
        <w:rPr>
          <w:rFonts w:cs="Arial"/>
        </w:rPr>
        <w:t xml:space="preserve">redation </w:t>
      </w:r>
      <w:r w:rsidR="00D32E96">
        <w:rPr>
          <w:rFonts w:cs="Arial"/>
        </w:rPr>
        <w:t>model</w:t>
      </w:r>
      <w:r w:rsidR="00DE2AD9">
        <w:rPr>
          <w:rFonts w:cs="Arial"/>
        </w:rPr>
        <w:t xml:space="preserve"> presented earlier</w:t>
      </w:r>
      <w:r w:rsidR="009F3A4B">
        <w:rPr>
          <w:rFonts w:cs="Arial"/>
        </w:rPr>
        <w:t xml:space="preserve">. </w:t>
      </w:r>
      <w:r w:rsidR="00F215D4">
        <w:rPr>
          <w:rFonts w:cs="Arial"/>
        </w:rPr>
        <w:t xml:space="preserve">The full code used for the analysis and visualizations can be found in the </w:t>
      </w:r>
      <w:proofErr w:type="spellStart"/>
      <w:r w:rsidR="00F215D4">
        <w:rPr>
          <w:rFonts w:cs="Arial"/>
        </w:rPr>
        <w:t>Jupyter</w:t>
      </w:r>
      <w:proofErr w:type="spellEnd"/>
      <w:r w:rsidR="00F215D4">
        <w:rPr>
          <w:rFonts w:cs="Arial"/>
        </w:rPr>
        <w:t xml:space="preserve"> notebook available from the </w:t>
      </w:r>
      <w:proofErr w:type="spellStart"/>
      <w:r w:rsidR="00F215D4">
        <w:rPr>
          <w:rFonts w:cs="Arial"/>
        </w:rPr>
        <w:t>pyNetLogo</w:t>
      </w:r>
      <w:proofErr w:type="spellEnd"/>
      <w:r w:rsidR="00F215D4">
        <w:rPr>
          <w:rFonts w:cs="Arial"/>
        </w:rPr>
        <w:t xml:space="preserve"> repository.</w:t>
      </w:r>
    </w:p>
    <w:p w14:paraId="27D40DF0" w14:textId="77777777" w:rsidR="009F3A4B" w:rsidRDefault="009F3A4B" w:rsidP="00547A60">
      <w:pPr>
        <w:spacing w:line="276" w:lineRule="auto"/>
        <w:rPr>
          <w:rFonts w:cs="Arial"/>
        </w:rPr>
      </w:pPr>
    </w:p>
    <w:p w14:paraId="0D277D98" w14:textId="77777777" w:rsidR="00226759" w:rsidRDefault="009F3A4B" w:rsidP="00547A60">
      <w:pPr>
        <w:spacing w:line="276" w:lineRule="auto"/>
        <w:rPr>
          <w:rFonts w:cs="Arial"/>
        </w:rPr>
      </w:pPr>
      <w:r>
        <w:rPr>
          <w:rFonts w:cs="Arial"/>
        </w:rPr>
        <w:t xml:space="preserve">By contrast to “one-at-a-time” sensitivity analysis, which evaluates the response of a model to changes in individual parameters, </w:t>
      </w:r>
      <w:r w:rsidR="00D32E96">
        <w:rPr>
          <w:rFonts w:cs="Arial"/>
        </w:rPr>
        <w:t>GSA</w:t>
      </w:r>
      <w:r>
        <w:rPr>
          <w:rFonts w:cs="Arial"/>
        </w:rPr>
        <w:t xml:space="preserve"> aims to capture the behavior of the model across the full domain of </w:t>
      </w:r>
      <w:r w:rsidR="00D32E96">
        <w:rPr>
          <w:rFonts w:cs="Arial"/>
        </w:rPr>
        <w:t>uncertain inputs</w:t>
      </w:r>
      <w:r w:rsidR="00F96EDC">
        <w:rPr>
          <w:rFonts w:cs="Arial"/>
        </w:rPr>
        <w:t xml:space="preserve"> (see e.g. </w:t>
      </w:r>
      <w:r w:rsidR="00F96EDC">
        <w:rPr>
          <w:rFonts w:cs="Arial"/>
        </w:rPr>
        <w:fldChar w:fldCharType="begin"/>
      </w:r>
      <w:r w:rsidR="00F96EDC">
        <w:rPr>
          <w:rFonts w:cs="Arial"/>
        </w:rPr>
        <w:instrText xml:space="preserve"> ADDIN ZOTERO_ITEM CSL_CITATION {"citationID":"upG6HBhu","properties":{"formattedCitation":"(Saltelli et al., 2008)","plainCitation":"(Saltelli et al., 2008)"},"citationItems":[{"id":1047,"uris":["http://zotero.org/users/2226826/items/ADR7BEMJ"],"uri":["http://zotero.org/users/2226826/items/ADR7BEMJ"],"itemData":{"id":1047,"type":"book","title":"Global sensitivity analysis: the primer","publisher":"John Wiley &amp; Sons","ISBN":"0-470-72517-6","author":[{"family":"Saltelli","given":"Andrea"},{"family":"Ratto","given":"Marco"},{"family":"Andres","given":"Terry"},{"family":"Campolongo","given":"Francesca"},{"family":"Cariboni","given":"Jessica"},{"family":"Gatelli","given":"Debora"},{"family":"Saisana","given":"Michaela"},{"family":"Tarantola","given":"Stefano"}],"issued":{"date-parts":[["2008"]]}}}],"schema":"https://github.com/citation-style-language/schema/raw/master/csl-citation.json"} </w:instrText>
      </w:r>
      <w:r w:rsidR="00F96EDC">
        <w:rPr>
          <w:rFonts w:cs="Arial"/>
        </w:rPr>
        <w:fldChar w:fldCharType="separate"/>
      </w:r>
      <w:r w:rsidR="00F96EDC" w:rsidRPr="00F96EDC">
        <w:rPr>
          <w:rFonts w:cs="Arial"/>
        </w:rPr>
        <w:t>Sal</w:t>
      </w:r>
      <w:r w:rsidR="00F96EDC">
        <w:rPr>
          <w:rFonts w:cs="Arial"/>
        </w:rPr>
        <w:t>telli et al. 2008</w:t>
      </w:r>
      <w:r w:rsidR="003C04DC">
        <w:rPr>
          <w:rFonts w:cs="Arial"/>
        </w:rPr>
        <w:t xml:space="preserve"> for a comprehensive overview)</w:t>
      </w:r>
      <w:r w:rsidR="00F96EDC">
        <w:rPr>
          <w:rFonts w:cs="Arial"/>
        </w:rPr>
        <w:fldChar w:fldCharType="end"/>
      </w:r>
      <w:r w:rsidR="00D32E96">
        <w:rPr>
          <w:rFonts w:cs="Arial"/>
        </w:rPr>
        <w:t>. This is especially useful f</w:t>
      </w:r>
      <w:r w:rsidR="00D96788">
        <w:rPr>
          <w:rFonts w:cs="Arial"/>
        </w:rPr>
        <w:t xml:space="preserve">or models in which interactions between parameters </w:t>
      </w:r>
      <w:r w:rsidR="00D32E96">
        <w:rPr>
          <w:rFonts w:cs="Arial"/>
        </w:rPr>
        <w:t>can be expected to be significant</w:t>
      </w:r>
      <w:r w:rsidR="00113059">
        <w:rPr>
          <w:rFonts w:cs="Arial"/>
        </w:rPr>
        <w:t>. A</w:t>
      </w:r>
      <w:r w:rsidR="00D32E96">
        <w:rPr>
          <w:rFonts w:cs="Arial"/>
        </w:rPr>
        <w:t xml:space="preserve"> simple example of GSA would be </w:t>
      </w:r>
      <w:r w:rsidR="00AE6A65">
        <w:rPr>
          <w:rFonts w:cs="Arial"/>
        </w:rPr>
        <w:t xml:space="preserve">generating a Monte Carlo sample of all uncertain inputs, then applying </w:t>
      </w:r>
      <w:r w:rsidR="00D32E96">
        <w:rPr>
          <w:rFonts w:cs="Arial"/>
        </w:rPr>
        <w:t>a multiple linear regression to the model output.</w:t>
      </w:r>
    </w:p>
    <w:p w14:paraId="3F09D5AF" w14:textId="77777777" w:rsidR="00226759" w:rsidRDefault="00226759" w:rsidP="00547A60">
      <w:pPr>
        <w:spacing w:line="276" w:lineRule="auto"/>
        <w:rPr>
          <w:rFonts w:cs="Arial"/>
        </w:rPr>
      </w:pPr>
    </w:p>
    <w:p w14:paraId="77576D84" w14:textId="77777777" w:rsidR="00E92E07" w:rsidRDefault="00D32E96" w:rsidP="00547A60">
      <w:pPr>
        <w:spacing w:line="276" w:lineRule="auto"/>
        <w:rPr>
          <w:rFonts w:cs="Arial"/>
        </w:rPr>
      </w:pPr>
      <w:r>
        <w:rPr>
          <w:rFonts w:cs="Arial"/>
        </w:rPr>
        <w:t>For more complex, non-linear models,</w:t>
      </w:r>
      <w:r w:rsidR="00AE6A65">
        <w:rPr>
          <w:rFonts w:cs="Arial"/>
        </w:rPr>
        <w:t xml:space="preserve"> variance-based approaches </w:t>
      </w:r>
      <w:r>
        <w:rPr>
          <w:rFonts w:cs="Arial"/>
        </w:rPr>
        <w:t xml:space="preserve">such as </w:t>
      </w:r>
      <w:proofErr w:type="spellStart"/>
      <w:r>
        <w:rPr>
          <w:rFonts w:cs="Arial"/>
        </w:rPr>
        <w:t>Sobol</w:t>
      </w:r>
      <w:proofErr w:type="spellEnd"/>
      <w:r>
        <w:rPr>
          <w:rFonts w:cs="Arial"/>
        </w:rPr>
        <w:t xml:space="preserve"> indices </w:t>
      </w:r>
      <w:r w:rsidR="00AE6A65">
        <w:rPr>
          <w:rFonts w:cs="Arial"/>
        </w:rPr>
        <w:fldChar w:fldCharType="begin"/>
      </w:r>
      <w:r w:rsidR="00AE6A65">
        <w:rPr>
          <w:rFonts w:cs="Arial"/>
        </w:rPr>
        <w:instrText xml:space="preserve"> ADDIN ZOTERO_ITEM CSL_CITATION {"citationID":"1q1nbqr5n3","properties":{"formattedCitation":"(Sobol, 1993)","plainCitation":"(Sobol, 1993)"},"citationItems":[{"id":2121,"uris":["http://zotero.org/users/2226826/items/MKQK9H6I"],"uri":["http://zotero.org/users/2226826/items/MKQK9H6I"],"itemData":{"id":2121,"type":"article-journal","title":"Sensitivity estimates for nonlinear mathematical models","container-title":"Mathematical Modelling and Computational Experiments","page":"407–414","volume":"1","issue":"4","author":[{"family":"Sobol","given":"Ilya M"}],"issued":{"date-parts":[["1993"]]}}}],"schema":"https://github.com/citation-style-language/schema/raw/master/csl-citation.json"} </w:instrText>
      </w:r>
      <w:r w:rsidR="00AE6A65">
        <w:rPr>
          <w:rFonts w:cs="Arial"/>
        </w:rPr>
        <w:fldChar w:fldCharType="separate"/>
      </w:r>
      <w:r w:rsidR="00AE6A65" w:rsidRPr="009F3A4B">
        <w:rPr>
          <w:rFonts w:cs="Arial"/>
        </w:rPr>
        <w:t>(Sobol 1993)</w:t>
      </w:r>
      <w:r w:rsidR="00AE6A65">
        <w:rPr>
          <w:rFonts w:cs="Arial"/>
        </w:rPr>
        <w:fldChar w:fldCharType="end"/>
      </w:r>
      <w:r w:rsidR="00AE6A65">
        <w:rPr>
          <w:rFonts w:cs="Arial"/>
        </w:rPr>
        <w:t xml:space="preserve"> can accurately capture each parameter’s contribution to the variance of model output.</w:t>
      </w:r>
      <w:r w:rsidR="00113059">
        <w:rPr>
          <w:rFonts w:cs="Arial"/>
        </w:rPr>
        <w:t xml:space="preserve"> </w:t>
      </w:r>
      <w:proofErr w:type="spellStart"/>
      <w:r w:rsidR="00113059">
        <w:rPr>
          <w:rFonts w:cs="Arial"/>
        </w:rPr>
        <w:t>Sobol</w:t>
      </w:r>
      <w:proofErr w:type="spellEnd"/>
      <w:r w:rsidR="00113059">
        <w:rPr>
          <w:rFonts w:cs="Arial"/>
        </w:rPr>
        <w:t xml:space="preserve"> indices are computed using variance decomposition; first-order and total indices respectively estimate the fractional contribution of each input to output variance on its own, and inclusive of interactions with other inputs. Second-order indices can also be computed to estimate </w:t>
      </w:r>
      <w:r w:rsidR="00873337">
        <w:rPr>
          <w:rFonts w:cs="Arial"/>
        </w:rPr>
        <w:t xml:space="preserve">the contribution of </w:t>
      </w:r>
      <w:r w:rsidR="00113059">
        <w:rPr>
          <w:rFonts w:cs="Arial"/>
        </w:rPr>
        <w:t xml:space="preserve">pairwise </w:t>
      </w:r>
      <w:r w:rsidR="005F2A25">
        <w:rPr>
          <w:rFonts w:cs="Arial"/>
        </w:rPr>
        <w:t xml:space="preserve">variable </w:t>
      </w:r>
      <w:r w:rsidR="00113059">
        <w:rPr>
          <w:rFonts w:cs="Arial"/>
        </w:rPr>
        <w:t xml:space="preserve">interactions </w:t>
      </w:r>
      <w:r w:rsidR="00873337">
        <w:rPr>
          <w:rFonts w:cs="Arial"/>
        </w:rPr>
        <w:t>towards output variance</w:t>
      </w:r>
      <w:r w:rsidR="00113059">
        <w:rPr>
          <w:rFonts w:cs="Arial"/>
        </w:rPr>
        <w:t xml:space="preserve">. </w:t>
      </w:r>
      <w:r w:rsidR="00AE6A65">
        <w:rPr>
          <w:rFonts w:cs="Arial"/>
        </w:rPr>
        <w:t>However,</w:t>
      </w:r>
      <w:r w:rsidR="00113059">
        <w:rPr>
          <w:rFonts w:cs="Arial"/>
        </w:rPr>
        <w:t xml:space="preserve"> this type of </w:t>
      </w:r>
      <w:r w:rsidR="005F2A25">
        <w:rPr>
          <w:rFonts w:cs="Arial"/>
        </w:rPr>
        <w:t xml:space="preserve">variance-based </w:t>
      </w:r>
      <w:r w:rsidR="00113059">
        <w:rPr>
          <w:rFonts w:cs="Arial"/>
        </w:rPr>
        <w:t>analysis</w:t>
      </w:r>
      <w:r w:rsidR="00AE6A65">
        <w:rPr>
          <w:rFonts w:cs="Arial"/>
        </w:rPr>
        <w:t xml:space="preserve"> requires specific techniques for input sampling and output analysis. </w:t>
      </w:r>
    </w:p>
    <w:p w14:paraId="70116413" w14:textId="77777777" w:rsidR="00D32E96" w:rsidRDefault="00D32E96" w:rsidP="00547A60">
      <w:pPr>
        <w:spacing w:line="276" w:lineRule="auto"/>
        <w:rPr>
          <w:rFonts w:cs="Arial"/>
        </w:rPr>
      </w:pPr>
    </w:p>
    <w:p w14:paraId="6639284F" w14:textId="77777777" w:rsidR="00D32E96" w:rsidRDefault="00F96EDC" w:rsidP="00547A60">
      <w:pPr>
        <w:spacing w:line="276" w:lineRule="auto"/>
        <w:rPr>
          <w:rFonts w:cs="Arial"/>
        </w:rPr>
      </w:pPr>
      <w:r>
        <w:rPr>
          <w:rFonts w:cs="Arial"/>
        </w:rPr>
        <w:t>In this context,</w:t>
      </w:r>
      <w:r w:rsidR="00AE6A65">
        <w:rPr>
          <w:rFonts w:cs="Arial"/>
        </w:rPr>
        <w:t xml:space="preserve"> the </w:t>
      </w:r>
      <w:r w:rsidR="00D32E96">
        <w:rPr>
          <w:rFonts w:cs="Arial"/>
        </w:rPr>
        <w:t xml:space="preserve">SALib library </w:t>
      </w:r>
      <w:r w:rsidR="00AE6A65">
        <w:rPr>
          <w:rFonts w:cs="Arial"/>
        </w:rPr>
        <w:t xml:space="preserve">provides </w:t>
      </w:r>
      <w:r w:rsidR="00D32E96">
        <w:rPr>
          <w:rFonts w:cs="Arial"/>
        </w:rPr>
        <w:t>sampling and</w:t>
      </w:r>
      <w:r w:rsidR="00AE6A65">
        <w:rPr>
          <w:rFonts w:cs="Arial"/>
        </w:rPr>
        <w:t xml:space="preserve"> analysis modules for methods</w:t>
      </w:r>
      <w:r w:rsidR="00D32E96">
        <w:rPr>
          <w:rFonts w:cs="Arial"/>
        </w:rPr>
        <w:t xml:space="preserve"> including </w:t>
      </w:r>
      <w:proofErr w:type="spellStart"/>
      <w:r w:rsidR="00D32E96">
        <w:rPr>
          <w:rFonts w:cs="Arial"/>
        </w:rPr>
        <w:t>Sobol</w:t>
      </w:r>
      <w:proofErr w:type="spellEnd"/>
      <w:r w:rsidR="00D32E96">
        <w:rPr>
          <w:rFonts w:cs="Arial"/>
        </w:rPr>
        <w:t xml:space="preserve"> indices</w:t>
      </w:r>
      <w:r w:rsidR="003C04DC">
        <w:rPr>
          <w:rFonts w:cs="Arial"/>
        </w:rPr>
        <w:t>,</w:t>
      </w:r>
      <w:r w:rsidR="00D32E96">
        <w:rPr>
          <w:rFonts w:cs="Arial"/>
        </w:rPr>
        <w:t xml:space="preserve"> Morris elementary effects </w:t>
      </w:r>
      <w:r w:rsidR="00D32E96">
        <w:rPr>
          <w:rFonts w:cs="Arial"/>
        </w:rPr>
        <w:fldChar w:fldCharType="begin"/>
      </w:r>
      <w:r w:rsidR="00113059">
        <w:rPr>
          <w:rFonts w:cs="Arial"/>
        </w:rPr>
        <w:instrText xml:space="preserve"> ADDIN ZOTERO_ITEM CSL_CITATION {"citationID":"K94rFAsr","properties":{"formattedCitation":"(Campolongo, Cariboni, &amp; Saltelli, 2007; Morris, 1991)","plainCitation":"(Campolongo, Cariboni, &amp; Saltelli, 2007; Morris, 1991)"},"citationItems":[{"id":1034,"uris":["http://zotero.org/users/2226826/items/KKUCBAZB"],"uri":["http://zotero.org/users/2226826/items/KKUCBAZB"],"itemData":{"id":1034,"type":"article-journal","title":"An effective screening design for sensitivity analysis of large models","container-title":"Environmental Modelling &amp; Software","collection-title":"Modelling, computer-assisted simulations, and mapping of dangerous phenomena for hazard assessment","page":"1509-1518","volume":"22","issue":"10","source":"ScienceDirect","abstract":"In 1991 Morris proposed an effective screening sensitivity measure to identify the few important factors in models with many factors. The method is based on computing for each input a number of incremental ratios, namely elementary effects, which are then averaged to assess the overall importance of the input. Despite its value, the method is still rarely used and instead local analyses varying one factor at a time around a baseline point are usually employed.\n\nIn this piece of work we propose a revised version of the elementary effects method, improved in terms of both the definition of the measure and the sampling strategy. In the present form the method shares many of the positive qualities of the variance-based techniques, having the advantage of a lower computational cost, as demonstrated by the analytical examples.\n\nThe method is employed to assess the sensitivity of a chemical reaction model for dimethylsulphide (DMS), a gas involved in climate change. Results of the sensitivity analysis open up the ground for model reconsideration: some model components may need a more thorough modelling effort while some others may need to be simplified.","DOI":"10.1016/j.envsoft.2006.10.004","ISSN":"1364-8152","journalAbbreviation":"Environmental Modelling &amp; Software","author":[{"family":"Campolongo","given":"Francesca"},{"family":"Cariboni","given":"Jessica"},{"family":"Saltelli","given":"Andrea"}],"issued":{"date-parts":[["2007",10]]}}},{"id":957,"uris":["http://zotero.org/users/2226826/items/87QPHJSZ"],"uri":["http://zotero.org/users/2226826/items/87QPHJSZ"],"itemData":{"id":957,"type":"article-journal","title":"Factorial Sampling Plans for Preliminary Computational Experiments","container-title":"Technometrics","page":"161-174","volume":"33","issue":"2","source":"Taylor and Francis+NEJM","abstract":"A computational model is a representation of some physical or other system of interest, first expressed mathematically and then implemented in the form of a computer program; it may be viewed as a function of inputs that, when evaluated, produces outputs. Motivation for this article comes from computational models that are deterministic, complicated enough to make classical mathematical analysis impractical and that have a moderate-to-large number of inputs. The problem of designing computational experiments to determine which inputs have important effects on an output is considered. The proposed experimental plans are composed of individually randomized one-factor-at-a-time designs, and data analysis is based on the resulting random sample of observed elementary effects, those changes in an output due solely to changes in a particular input. Advantages of this approach include a lack of reliance on assumptions of relative sparsity of important inputs, monotonicity of outputs with respect to inputs, or adequacy of a low-order polynomial as an approximation to the computational model.","DOI":"10.1080/00401706.1991.10484804","ISSN":"0040-1706","author":[{"family":"Morris","given":"Max D."}],"issued":{"date-parts":[["1991",5,1]]}}}],"schema":"https://github.com/citation-style-language/schema/raw/master/csl-citation.json"} </w:instrText>
      </w:r>
      <w:r w:rsidR="00D32E96">
        <w:rPr>
          <w:rFonts w:cs="Arial"/>
        </w:rPr>
        <w:fldChar w:fldCharType="separate"/>
      </w:r>
      <w:r w:rsidR="00113059" w:rsidRPr="00113059">
        <w:rPr>
          <w:rFonts w:cs="Arial"/>
        </w:rPr>
        <w:t>(Campolongo, Cariboni, &amp; Saltelli 2007; Morris 1991)</w:t>
      </w:r>
      <w:r w:rsidR="00D32E96">
        <w:rPr>
          <w:rFonts w:cs="Arial"/>
        </w:rPr>
        <w:fldChar w:fldCharType="end"/>
      </w:r>
      <w:r w:rsidR="00D32E96">
        <w:rPr>
          <w:rFonts w:cs="Arial"/>
        </w:rPr>
        <w:t xml:space="preserve">, and derivative-based global sensitivity measures </w:t>
      </w:r>
      <w:r w:rsidR="00D32E96">
        <w:rPr>
          <w:rFonts w:cs="Arial"/>
        </w:rPr>
        <w:fldChar w:fldCharType="begin"/>
      </w:r>
      <w:r w:rsidR="00D32E96">
        <w:rPr>
          <w:rFonts w:cs="Arial"/>
        </w:rPr>
        <w:instrText xml:space="preserve"> ADDIN ZOTERO_ITEM CSL_CITATION {"citationID":"g7up8ivdh","properties":{"formattedCitation":"{\\rtf (Sobol\\uc0\\u8217{} &amp; Kucherenko, 2009)}","plainCitation":"(Sobol’ &amp; Kucherenko, 2009)"},"citationItems":[{"id":1416,"uris":["http://zotero.org/users/2226826/items/5GAJ63BK"],"uri":["http://zotero.org/users/2226826/items/5GAJ63BK"],"itemData":{"id":1416,"type":"article-journal","title":"Derivative based global sensitivity measures and their link with global sensitivity indices","container-title":"Mathematics and Computers in Simulation","page":"3009-3017","volume":"79","issue":"10","source":"ScienceDirect","abstract":"A model function f(x1,…,xn) defined in the unit hypercube Hn with Lebesque measure dx = dx1…dxn is considered. If the function is square integrable, global sensitivity indices provide adequate estimates for the influence of individual factors xi or groups of such factors. Alternative estimators that require less computer time can also be used. If the function f is differentiable, functionals depending on ∂f/∂xi have been suggested as estimators for the influence of xi. The Morris importance measure modified by Campolongo, Cariboni and Saltelli μ* is an approximation of the functional μ i = ∫ H n ∂ f / ∂ x i d x .\n\nIn this paper a similar functional is studied ν i = ∫ H n ∂ f ∂ x i 2 d x Evidently, μ i ≤ ν i , and ν i ≤ C μ i if ∂ f / ∂ x i ≤ C . A link between νi and the sensitivity index S i t o t is established: S i t o t ≤ ν i π 2 D where D is the total variance of f(x1,…,xn). Thus small νi imply small S i t o t , and unessential factors xi (that is xi corresponding to a very small S i t o t ) can be detected analyzing computed values ν1,…,νn. However, ranking influential factors xi using these values can give false conclusions.\n\nGeneralized S i t o t and νi can be applied in situations where the factors x1,…,xn are independent random variables. If xi is a normal random variable with variance σ i 2 , then S i t o t ≤ ν i σ i 2 / D .","DOI":"10.1016/j.matcom.2009.01.023","ISSN":"0378-4754","journalAbbreviation":"Mathematics and Computers in Simulation","author":[{"family":"Sobol’","given":"I. M."},{"family":"Kucherenko","given":"S."}],"issued":{"date-parts":[["2009",6]]}}}],"schema":"https://github.com/citation-style-language/schema/raw/master/csl-citation.json"} </w:instrText>
      </w:r>
      <w:r w:rsidR="00D32E96">
        <w:rPr>
          <w:rFonts w:cs="Arial"/>
        </w:rPr>
        <w:fldChar w:fldCharType="separate"/>
      </w:r>
      <w:r w:rsidR="00D32E96" w:rsidRPr="009F3A4B">
        <w:rPr>
          <w:rFonts w:cs="Arial"/>
          <w:szCs w:val="24"/>
        </w:rPr>
        <w:t>(Sobol’ &amp; Kucherenko, 2009)</w:t>
      </w:r>
      <w:r w:rsidR="00D32E96">
        <w:rPr>
          <w:rFonts w:cs="Arial"/>
        </w:rPr>
        <w:fldChar w:fldCharType="end"/>
      </w:r>
      <w:r w:rsidR="00AE6A65">
        <w:rPr>
          <w:rFonts w:cs="Arial"/>
        </w:rPr>
        <w:t xml:space="preserve">. </w:t>
      </w:r>
      <w:r w:rsidR="003C04DC">
        <w:rPr>
          <w:rFonts w:cs="Arial"/>
        </w:rPr>
        <w:t>Integrating these methods</w:t>
      </w:r>
      <w:r>
        <w:rPr>
          <w:rFonts w:cs="Arial"/>
        </w:rPr>
        <w:t xml:space="preserve"> within a </w:t>
      </w:r>
      <w:proofErr w:type="spellStart"/>
      <w:r>
        <w:rPr>
          <w:rFonts w:cs="Arial"/>
        </w:rPr>
        <w:t>NetLogo</w:t>
      </w:r>
      <w:proofErr w:type="spellEnd"/>
      <w:r>
        <w:rPr>
          <w:rFonts w:cs="Arial"/>
        </w:rPr>
        <w:t xml:space="preserve"> workflow significantly extends</w:t>
      </w:r>
      <w:r w:rsidR="00AE6A65">
        <w:rPr>
          <w:rFonts w:cs="Arial"/>
        </w:rPr>
        <w:t xml:space="preserve"> the functionality of </w:t>
      </w:r>
      <w:proofErr w:type="spellStart"/>
      <w:r w:rsidR="00AE6A65">
        <w:rPr>
          <w:rFonts w:cs="Arial"/>
        </w:rPr>
        <w:t>NetLogo’s</w:t>
      </w:r>
      <w:proofErr w:type="spellEnd"/>
      <w:r w:rsidR="00AE6A65">
        <w:rPr>
          <w:rFonts w:cs="Arial"/>
        </w:rPr>
        <w:t xml:space="preserve"> </w:t>
      </w:r>
      <w:proofErr w:type="spellStart"/>
      <w:r w:rsidR="00AE6A65">
        <w:rPr>
          <w:rFonts w:cs="Arial"/>
        </w:rPr>
        <w:t>BehaviorSpace</w:t>
      </w:r>
      <w:proofErr w:type="spellEnd"/>
      <w:r w:rsidR="00AE6A65">
        <w:rPr>
          <w:rFonts w:cs="Arial"/>
        </w:rPr>
        <w:t xml:space="preserve"> tool, </w:t>
      </w:r>
      <w:r>
        <w:rPr>
          <w:rFonts w:cs="Arial"/>
        </w:rPr>
        <w:t>which has limited sampling options.</w:t>
      </w:r>
      <w:r w:rsidR="00F215D4">
        <w:rPr>
          <w:rFonts w:cs="Arial"/>
        </w:rPr>
        <w:t xml:space="preserve"> </w:t>
      </w:r>
      <w:r>
        <w:rPr>
          <w:rFonts w:cs="Arial"/>
        </w:rPr>
        <w:t xml:space="preserve">This example will </w:t>
      </w:r>
      <w:r w:rsidR="00873337">
        <w:rPr>
          <w:rFonts w:cs="Arial"/>
        </w:rPr>
        <w:t>use</w:t>
      </w:r>
      <w:r>
        <w:rPr>
          <w:rFonts w:cs="Arial"/>
        </w:rPr>
        <w:t xml:space="preserve"> SALib </w:t>
      </w:r>
      <w:r w:rsidR="005000DF">
        <w:rPr>
          <w:rFonts w:cs="Arial"/>
        </w:rPr>
        <w:t xml:space="preserve">to estimate </w:t>
      </w:r>
      <w:proofErr w:type="spellStart"/>
      <w:r w:rsidR="005000DF">
        <w:rPr>
          <w:rFonts w:cs="Arial"/>
        </w:rPr>
        <w:t>Sobol</w:t>
      </w:r>
      <w:proofErr w:type="spellEnd"/>
      <w:r w:rsidR="005000DF">
        <w:rPr>
          <w:rFonts w:cs="Arial"/>
        </w:rPr>
        <w:t xml:space="preserve"> indice</w:t>
      </w:r>
      <w:r w:rsidR="00113059">
        <w:rPr>
          <w:rFonts w:cs="Arial"/>
        </w:rPr>
        <w:t xml:space="preserve">s; </w:t>
      </w:r>
      <w:r w:rsidR="00DE2AD9">
        <w:rPr>
          <w:rFonts w:cs="Arial"/>
        </w:rPr>
        <w:t>although these</w:t>
      </w:r>
      <w:r w:rsidR="00113059">
        <w:rPr>
          <w:rFonts w:cs="Arial"/>
        </w:rPr>
        <w:t xml:space="preserve"> indices accurately represent</w:t>
      </w:r>
      <w:r w:rsidR="003C04DC">
        <w:rPr>
          <w:rFonts w:cs="Arial"/>
        </w:rPr>
        <w:t xml:space="preserve"> input </w:t>
      </w:r>
      <w:proofErr w:type="spellStart"/>
      <w:r w:rsidR="003C04DC">
        <w:rPr>
          <w:rFonts w:cs="Arial"/>
        </w:rPr>
        <w:t>importances</w:t>
      </w:r>
      <w:proofErr w:type="spellEnd"/>
      <w:r w:rsidR="00113059">
        <w:rPr>
          <w:rFonts w:cs="Arial"/>
        </w:rPr>
        <w:t xml:space="preserve">, </w:t>
      </w:r>
      <w:r w:rsidR="00DE2AD9">
        <w:rPr>
          <w:rFonts w:cs="Arial"/>
        </w:rPr>
        <w:t xml:space="preserve">their calculation </w:t>
      </w:r>
      <w:r w:rsidR="00873337">
        <w:rPr>
          <w:rFonts w:cs="Arial"/>
        </w:rPr>
        <w:t>may</w:t>
      </w:r>
      <w:r w:rsidR="00113059">
        <w:rPr>
          <w:rFonts w:cs="Arial"/>
        </w:rPr>
        <w:t xml:space="preserve"> require a</w:t>
      </w:r>
      <w:r w:rsidR="00873337">
        <w:rPr>
          <w:rFonts w:cs="Arial"/>
        </w:rPr>
        <w:t xml:space="preserve"> large</w:t>
      </w:r>
      <w:r w:rsidR="00113059">
        <w:rPr>
          <w:rFonts w:cs="Arial"/>
        </w:rPr>
        <w:t xml:space="preserve"> input sample size to yield stable results</w:t>
      </w:r>
      <w:r>
        <w:rPr>
          <w:rFonts w:cs="Arial"/>
        </w:rPr>
        <w:t>.</w:t>
      </w:r>
      <w:r w:rsidR="00113059">
        <w:rPr>
          <w:rFonts w:cs="Arial"/>
        </w:rPr>
        <w:t xml:space="preserve"> For complex models which may be too time-consuming to simulate over such an ensemble of experiments, the Morris elementary effects technique can instead be used </w:t>
      </w:r>
      <w:r w:rsidR="0085373A">
        <w:rPr>
          <w:rFonts w:cs="Arial"/>
        </w:rPr>
        <w:t xml:space="preserve">from SALib </w:t>
      </w:r>
      <w:r w:rsidR="00113059">
        <w:rPr>
          <w:rFonts w:cs="Arial"/>
        </w:rPr>
        <w:t>to “screen” non-influential variables</w:t>
      </w:r>
      <w:r w:rsidR="0085373A">
        <w:rPr>
          <w:rFonts w:cs="Arial"/>
        </w:rPr>
        <w:t xml:space="preserve"> </w:t>
      </w:r>
      <w:r w:rsidR="00DE2AD9">
        <w:rPr>
          <w:rFonts w:cs="Arial"/>
        </w:rPr>
        <w:t xml:space="preserve">at </w:t>
      </w:r>
      <w:r w:rsidR="0085373A">
        <w:rPr>
          <w:rFonts w:cs="Arial"/>
        </w:rPr>
        <w:t>a smaller sample size</w:t>
      </w:r>
      <w:r w:rsidR="00DE2AD9">
        <w:rPr>
          <w:rFonts w:cs="Arial"/>
        </w:rPr>
        <w:t>, while still accounting for parameter interactions and non-linearities which may be missed by a “one-at-a-time” approach.</w:t>
      </w:r>
      <w:r>
        <w:rPr>
          <w:rFonts w:cs="Arial"/>
        </w:rPr>
        <w:t xml:space="preserve"> </w:t>
      </w:r>
      <w:r w:rsidR="005F56C5">
        <w:rPr>
          <w:rFonts w:cs="Arial"/>
        </w:rPr>
        <w:fldChar w:fldCharType="begin"/>
      </w:r>
      <w:r w:rsidR="005F56C5">
        <w:rPr>
          <w:rFonts w:cs="Arial"/>
        </w:rPr>
        <w:instrText xml:space="preserve"> ADDIN ZOTERO_ITEM CSL_CITATION {"citationID":"a1695ikffeu","properties":{"formattedCitation":"{\\rtf (Ayll\\uc0\\u243{}n et al., 2016)}","plainCitation":"(Ayllón et al., 2016)"},"citationItems":[{"id":2251,"uris":["http://zotero.org/users/2226826/items/F2HSFZEA"],"uri":["http://zotero.org/users/2226826/items/F2HSFZEA"],"itemData":{"id":2251,"type":"article-journal","title":"InSTREAM-Gen: Modelling eco-evolutionary dynamics of trout populations under anthropogenic environmental change","container-title":"Ecological Modelling","collection-title":"Next generation ecological modelling, concepts, and theory: structural realism, emergence, and predictions","page":"36-53","volume":"326","issue":"Supplement C","source":"ScienceDirect","abstract":"Current rates of environmental change are exceeding the capacity of many populations to adapt to new conditions and thus avoid demographic collapse and ultimate extinction. In particular, cold-water freshwater fish species are predicted to experience strong selective pressure from climate change and a wide range of interacting anthropogenic stressors in the near future. To implement effective management and conservation measures, it is crucial to quantify the maximum rate of change that cold-water freshwater fish populations can withstand. Here, we present a spatially explicit eco-genetic individual-based model, inSTREAM-Gen, to predict the eco-evolutionary dynamics of stream-dwelling trout under anthropogenic environmental change. The model builds on a well-tested demographic model, which includes submodels of river dynamics, bioenergetics, and adaptive habitat selection, with a new genetic module that allows exploration of genetic and life-history adaptations to new environments. The genetic module models the transmission of two key traits, size at emergence and maturity size threshold. We parameterized the model for a brown trout (Salmo trutta L.) population at the warmest edge of its range to validate it and analyze its sensitivity to parameters under contrasting thermal profiles. To illustrate potential applications of the model, we analyzed the population's demographic and evolutionary dynamics under scenarios of (1) climate change-induced warming, and (2) warming plus flow reduction resulting from climate and land use change, compared to (3) a baseline of no environmental change. The model predicted severe declines in density and biomass under climate warming. These declines were lower than expected at range margins because of evolution towards smaller size at both emergence and maturation compared to the natural evolution under the baseline conditions. Despite stronger evolutionary responses, declining rates were substantially larger under the combined warming and flow reduction scenario, leading to a high probability of population extinction over contemporary time frames. Therefore, adaptive responses could not prevent extinction under high rates of environmental change. Our model demonstrates critical elements of next generation ecological modelling aiming at predictions in a changing world as it accounts for spatial and temporal resource heterogeneity, while merging individual behaviour and bioenergetics with microevolutionary adaptations.","DOI":"10.1016/j.ecolmodel.2015.07.026","ISSN":"0304-3800","shortTitle":"InSTREAM-Gen","journalAbbreviation":"Ecological Modelling","author":[{"family":"Ayllón","given":"Daniel"},{"family":"Railsback","given":"Steven F."},{"family":"Vincenzi","given":"Simone"},{"family":"Groeneveld","given":"Jürgen"},{"family":"Almodóvar","given":"Ana"},{"family":"Grimm","given":"Volker"}],"issued":{"date-parts":[["2016",4,24]]}}}],"schema":"https://github.com/citation-style-language/schema/raw/master/csl-citation.json"} </w:instrText>
      </w:r>
      <w:r w:rsidR="005F56C5">
        <w:rPr>
          <w:rFonts w:cs="Arial"/>
        </w:rPr>
        <w:fldChar w:fldCharType="separate"/>
      </w:r>
      <w:r w:rsidR="005F56C5" w:rsidRPr="005F56C5">
        <w:rPr>
          <w:rFonts w:cs="Arial"/>
          <w:szCs w:val="24"/>
        </w:rPr>
        <w:t xml:space="preserve">Ayllón et al. </w:t>
      </w:r>
      <w:r w:rsidR="005F56C5">
        <w:rPr>
          <w:rFonts w:cs="Arial"/>
          <w:szCs w:val="24"/>
        </w:rPr>
        <w:t>(</w:t>
      </w:r>
      <w:r w:rsidR="005F56C5" w:rsidRPr="005F56C5">
        <w:rPr>
          <w:rFonts w:cs="Arial"/>
          <w:szCs w:val="24"/>
        </w:rPr>
        <w:t>2016)</w:t>
      </w:r>
      <w:r w:rsidR="005F56C5">
        <w:rPr>
          <w:rFonts w:cs="Arial"/>
        </w:rPr>
        <w:fldChar w:fldCharType="end"/>
      </w:r>
      <w:r w:rsidR="005F56C5">
        <w:rPr>
          <w:rFonts w:cs="Arial"/>
        </w:rPr>
        <w:t xml:space="preserve"> describe an application of this method for a complex </w:t>
      </w:r>
      <w:proofErr w:type="spellStart"/>
      <w:r w:rsidR="005F56C5">
        <w:rPr>
          <w:rFonts w:cs="Arial"/>
        </w:rPr>
        <w:t>NetLogo</w:t>
      </w:r>
      <w:proofErr w:type="spellEnd"/>
      <w:r w:rsidR="005F56C5">
        <w:rPr>
          <w:rFonts w:cs="Arial"/>
        </w:rPr>
        <w:t xml:space="preserve"> model.</w:t>
      </w:r>
    </w:p>
    <w:p w14:paraId="39CC3ED5" w14:textId="77777777" w:rsidR="006F40CF" w:rsidRDefault="006F40CF" w:rsidP="00547A60">
      <w:pPr>
        <w:spacing w:line="276" w:lineRule="auto"/>
        <w:rPr>
          <w:rFonts w:cs="Arial"/>
        </w:rPr>
      </w:pPr>
    </w:p>
    <w:p w14:paraId="6B934CF0" w14:textId="77777777" w:rsidR="006F40CF" w:rsidRDefault="006F40CF" w:rsidP="00547A60">
      <w:pPr>
        <w:spacing w:line="276" w:lineRule="auto"/>
        <w:rPr>
          <w:rFonts w:cs="Arial"/>
        </w:rPr>
      </w:pPr>
      <w:r w:rsidRPr="006F40CF">
        <w:rPr>
          <w:rFonts w:cs="Arial"/>
        </w:rPr>
        <w:t xml:space="preserve">SALib relies on a problem definition </w:t>
      </w:r>
      <w:r w:rsidR="00FD5091" w:rsidRPr="006F40CF">
        <w:rPr>
          <w:rFonts w:cs="Arial"/>
        </w:rPr>
        <w:t>dictionary</w:t>
      </w:r>
      <w:r w:rsidR="00F96EDC">
        <w:rPr>
          <w:rFonts w:cs="Arial"/>
        </w:rPr>
        <w:t xml:space="preserve"> (i.e., a key-</w:t>
      </w:r>
      <w:r w:rsidR="00FD5091">
        <w:rPr>
          <w:rFonts w:cs="Arial"/>
        </w:rPr>
        <w:t>value map)</w:t>
      </w:r>
      <w:r w:rsidR="00FD5091" w:rsidRPr="006F40CF">
        <w:rPr>
          <w:rFonts w:cs="Arial"/>
        </w:rPr>
        <w:t>, which</w:t>
      </w:r>
      <w:r w:rsidRPr="006F40CF">
        <w:rPr>
          <w:rFonts w:cs="Arial"/>
        </w:rPr>
        <w:t xml:space="preserve"> contains the number of input parameters to sample, their names (which should here correspond to a </w:t>
      </w:r>
      <w:proofErr w:type="spellStart"/>
      <w:r w:rsidRPr="006F40CF">
        <w:rPr>
          <w:rFonts w:cs="Arial"/>
        </w:rPr>
        <w:t>NetLogo</w:t>
      </w:r>
      <w:proofErr w:type="spellEnd"/>
      <w:r w:rsidRPr="006F40CF">
        <w:rPr>
          <w:rFonts w:cs="Arial"/>
        </w:rPr>
        <w:t xml:space="preserve"> global var</w:t>
      </w:r>
      <w:r>
        <w:rPr>
          <w:rFonts w:cs="Arial"/>
        </w:rPr>
        <w:t>iable), and the sampling bounds:</w:t>
      </w:r>
    </w:p>
    <w:p w14:paraId="0CFB920B" w14:textId="77777777" w:rsidR="00E80B03" w:rsidRDefault="00E80B03" w:rsidP="00547A60">
      <w:pPr>
        <w:spacing w:line="276" w:lineRule="auto"/>
        <w:rPr>
          <w:rFonts w:cs="Arial"/>
        </w:rPr>
      </w:pPr>
    </w:p>
    <w:p w14:paraId="2A1E7768" w14:textId="77777777" w:rsidR="00E80B03" w:rsidRPr="00E80B03" w:rsidRDefault="00E80B03" w:rsidP="006B2A9D">
      <w:pPr>
        <w:pStyle w:val="Code"/>
      </w:pPr>
      <w:r w:rsidRPr="00E80B03">
        <w:t xml:space="preserve">problem = { </w:t>
      </w:r>
    </w:p>
    <w:p w14:paraId="6DD7883A" w14:textId="77777777" w:rsidR="00E80B03" w:rsidRPr="00E80B03" w:rsidRDefault="00E80B03" w:rsidP="006B2A9D">
      <w:pPr>
        <w:pStyle w:val="Code"/>
      </w:pPr>
      <w:r w:rsidRPr="00E80B03">
        <w:t xml:space="preserve">  '</w:t>
      </w:r>
      <w:proofErr w:type="spellStart"/>
      <w:r w:rsidRPr="00E80B03">
        <w:t>num_vars</w:t>
      </w:r>
      <w:proofErr w:type="spellEnd"/>
      <w:r w:rsidRPr="00E80B03">
        <w:t>': 6,</w:t>
      </w:r>
    </w:p>
    <w:p w14:paraId="009202CC" w14:textId="77777777" w:rsidR="006F40CF" w:rsidRDefault="00E80B03" w:rsidP="006B2A9D">
      <w:pPr>
        <w:pStyle w:val="Code"/>
      </w:pPr>
      <w:r w:rsidRPr="00E80B03">
        <w:t xml:space="preserve">  'names': ['random-</w:t>
      </w:r>
      <w:proofErr w:type="spellStart"/>
      <w:r w:rsidRPr="00E80B03">
        <w:t>seed','grass</w:t>
      </w:r>
      <w:proofErr w:type="spellEnd"/>
      <w:r w:rsidRPr="00E80B03">
        <w:t>-regrowth-</w:t>
      </w:r>
      <w:proofErr w:type="spellStart"/>
      <w:r w:rsidRPr="00E80B03">
        <w:t>time','sheep</w:t>
      </w:r>
      <w:proofErr w:type="spellEnd"/>
      <w:r w:rsidRPr="00E80B03">
        <w:t>-gain-from-food',</w:t>
      </w:r>
    </w:p>
    <w:p w14:paraId="7C820AF9" w14:textId="77777777" w:rsidR="00E80B03" w:rsidRPr="00E80B03" w:rsidRDefault="006F40CF" w:rsidP="006B2A9D">
      <w:pPr>
        <w:pStyle w:val="Code"/>
      </w:pPr>
      <w:r>
        <w:t xml:space="preserve">    </w:t>
      </w:r>
      <w:r w:rsidR="00714CA6">
        <w:tab/>
      </w:r>
      <w:r w:rsidR="00714CA6">
        <w:tab/>
        <w:t xml:space="preserve"> </w:t>
      </w:r>
      <w:r w:rsidR="00E80B03" w:rsidRPr="00E80B03">
        <w:t>'wolf-gain-from-</w:t>
      </w:r>
      <w:proofErr w:type="spellStart"/>
      <w:r w:rsidR="00E80B03" w:rsidRPr="00E80B03">
        <w:t>food','sheep</w:t>
      </w:r>
      <w:proofErr w:type="spellEnd"/>
      <w:r w:rsidR="00E80B03" w:rsidRPr="00E80B03">
        <w:t>-</w:t>
      </w:r>
      <w:proofErr w:type="spellStart"/>
      <w:r w:rsidR="00E80B03" w:rsidRPr="00E80B03">
        <w:t>reproduce','wolf</w:t>
      </w:r>
      <w:proofErr w:type="spellEnd"/>
      <w:r w:rsidR="00E80B03" w:rsidRPr="00E80B03">
        <w:t xml:space="preserve">-reproduce'], </w:t>
      </w:r>
    </w:p>
    <w:p w14:paraId="23EBDB82" w14:textId="77777777" w:rsidR="006F40CF" w:rsidRDefault="00E80B03" w:rsidP="006B2A9D">
      <w:pPr>
        <w:pStyle w:val="Code"/>
      </w:pPr>
      <w:r w:rsidRPr="00E80B03">
        <w:t xml:space="preserve">  'bounds': [[1, 100000],</w:t>
      </w:r>
      <w:r>
        <w:t xml:space="preserve"> [20., 40.], [2., 8.],</w:t>
      </w:r>
    </w:p>
    <w:p w14:paraId="2A50E292" w14:textId="77777777" w:rsidR="00E80B03" w:rsidRPr="00E80B03" w:rsidRDefault="006F40CF" w:rsidP="006B2A9D">
      <w:pPr>
        <w:pStyle w:val="Code"/>
        <w:ind w:left="1134"/>
      </w:pPr>
      <w:r>
        <w:t xml:space="preserve">  </w:t>
      </w:r>
      <w:r w:rsidR="00E80B03" w:rsidRPr="00E80B03">
        <w:t>[16., 32.], [2., 8.],</w:t>
      </w:r>
      <w:r w:rsidR="00E80B03">
        <w:t xml:space="preserve"> </w:t>
      </w:r>
      <w:r w:rsidR="00E80B03" w:rsidRPr="00E80B03">
        <w:t>[2., 8.]]</w:t>
      </w:r>
    </w:p>
    <w:p w14:paraId="7C10B46E" w14:textId="77777777" w:rsidR="00575DB3" w:rsidRDefault="00E80B03" w:rsidP="006B2A9D">
      <w:pPr>
        <w:pStyle w:val="Code"/>
      </w:pPr>
      <w:r w:rsidRPr="00E80B03">
        <w:t>}</w:t>
      </w:r>
    </w:p>
    <w:p w14:paraId="27E6E569" w14:textId="77777777" w:rsidR="00575DB3" w:rsidRDefault="00575DB3" w:rsidP="00547A60">
      <w:pPr>
        <w:spacing w:line="276" w:lineRule="auto"/>
        <w:rPr>
          <w:rFonts w:cs="Arial"/>
        </w:rPr>
      </w:pPr>
    </w:p>
    <w:p w14:paraId="5FFBB3F3" w14:textId="77777777" w:rsidR="00D96788" w:rsidRDefault="006F40CF" w:rsidP="006F40CF">
      <w:pPr>
        <w:spacing w:line="276" w:lineRule="auto"/>
        <w:rPr>
          <w:rFonts w:cs="Arial"/>
        </w:rPr>
      </w:pPr>
      <w:r w:rsidRPr="006F40CF">
        <w:rPr>
          <w:rFonts w:cs="Arial"/>
        </w:rPr>
        <w:t xml:space="preserve">The SALib sampler will </w:t>
      </w:r>
      <w:r w:rsidR="00380B44">
        <w:rPr>
          <w:rFonts w:cs="Arial"/>
        </w:rPr>
        <w:t xml:space="preserve">then </w:t>
      </w:r>
      <w:r>
        <w:rPr>
          <w:rFonts w:cs="Arial"/>
        </w:rPr>
        <w:t xml:space="preserve">generate an appropriate experimental design based on the analysis technique to be used. </w:t>
      </w:r>
      <w:r w:rsidRPr="006F40CF">
        <w:rPr>
          <w:rFonts w:cs="Arial"/>
        </w:rPr>
        <w:t xml:space="preserve">To calculate first-order, second-order and total </w:t>
      </w:r>
      <w:proofErr w:type="spellStart"/>
      <w:r>
        <w:rPr>
          <w:rFonts w:cs="Arial"/>
        </w:rPr>
        <w:t>Sobol</w:t>
      </w:r>
      <w:proofErr w:type="spellEnd"/>
      <w:r>
        <w:rPr>
          <w:rFonts w:cs="Arial"/>
        </w:rPr>
        <w:t xml:space="preserve"> </w:t>
      </w:r>
      <w:r w:rsidRPr="006F40CF">
        <w:rPr>
          <w:rFonts w:cs="Arial"/>
        </w:rPr>
        <w:t>sensitivity indice</w:t>
      </w:r>
      <w:r>
        <w:rPr>
          <w:rFonts w:cs="Arial"/>
        </w:rPr>
        <w:t xml:space="preserve">s, this gives a sample size of </w:t>
      </w:r>
      <w:r w:rsidRPr="006F40CF">
        <w:rPr>
          <w:rFonts w:cs="Arial"/>
          <w:i/>
        </w:rPr>
        <w:t>n</w:t>
      </w:r>
      <w:r w:rsidRPr="00C83937">
        <w:rPr>
          <w:rFonts w:cs="Arial"/>
        </w:rPr>
        <w:t>(2</w:t>
      </w:r>
      <w:r w:rsidRPr="00C83937">
        <w:rPr>
          <w:rFonts w:cs="Arial"/>
          <w:i/>
        </w:rPr>
        <w:t>p</w:t>
      </w:r>
      <w:r w:rsidRPr="006F40CF">
        <w:rPr>
          <w:rFonts w:cs="Arial"/>
          <w:i/>
        </w:rPr>
        <w:t>+</w:t>
      </w:r>
      <w:r w:rsidRPr="00877CBE">
        <w:rPr>
          <w:rFonts w:cs="Arial"/>
        </w:rPr>
        <w:t>2</w:t>
      </w:r>
      <w:r w:rsidRPr="00C83937">
        <w:rPr>
          <w:rFonts w:cs="Arial"/>
        </w:rPr>
        <w:t>)</w:t>
      </w:r>
      <w:r>
        <w:rPr>
          <w:rFonts w:cs="Arial"/>
        </w:rPr>
        <w:t xml:space="preserve">, where </w:t>
      </w:r>
      <w:r w:rsidRPr="006F40CF">
        <w:rPr>
          <w:rFonts w:cs="Arial"/>
          <w:i/>
        </w:rPr>
        <w:t>p</w:t>
      </w:r>
      <w:r w:rsidRPr="006F40CF">
        <w:rPr>
          <w:rFonts w:cs="Arial"/>
        </w:rPr>
        <w:t xml:space="preserve"> is the numb</w:t>
      </w:r>
      <w:r>
        <w:rPr>
          <w:rFonts w:cs="Arial"/>
        </w:rPr>
        <w:t xml:space="preserve">er of input parameters, and </w:t>
      </w:r>
      <w:r w:rsidRPr="006F40CF">
        <w:rPr>
          <w:rFonts w:cs="Arial"/>
          <w:i/>
        </w:rPr>
        <w:t>n</w:t>
      </w:r>
      <w:r>
        <w:rPr>
          <w:rFonts w:cs="Arial"/>
        </w:rPr>
        <w:t xml:space="preserve"> </w:t>
      </w:r>
      <w:r w:rsidRPr="006F40CF">
        <w:rPr>
          <w:rFonts w:cs="Arial"/>
        </w:rPr>
        <w:t>is a baseline sample size which should be large enough to stabilize the estimation of the indices.</w:t>
      </w:r>
    </w:p>
    <w:p w14:paraId="56336411" w14:textId="77777777" w:rsidR="00113059" w:rsidRDefault="00113059" w:rsidP="006F40CF">
      <w:pPr>
        <w:spacing w:line="276" w:lineRule="auto"/>
        <w:rPr>
          <w:rFonts w:cs="Arial"/>
        </w:rPr>
      </w:pPr>
    </w:p>
    <w:p w14:paraId="0C92C482" w14:textId="77777777" w:rsidR="006F40CF" w:rsidRDefault="006F40CF" w:rsidP="006F40CF">
      <w:pPr>
        <w:spacing w:line="276" w:lineRule="auto"/>
        <w:rPr>
          <w:rFonts w:cs="Arial"/>
        </w:rPr>
      </w:pPr>
      <w:r w:rsidRPr="006F40CF">
        <w:rPr>
          <w:rFonts w:cs="Arial"/>
        </w:rPr>
        <w:t xml:space="preserve">For this example, we use </w:t>
      </w:r>
      <w:r w:rsidRPr="006F40CF">
        <w:rPr>
          <w:rFonts w:cs="Arial"/>
          <w:i/>
        </w:rPr>
        <w:t>n</w:t>
      </w:r>
      <w:r>
        <w:rPr>
          <w:rFonts w:cs="Arial"/>
        </w:rPr>
        <w:t xml:space="preserve"> = </w:t>
      </w:r>
      <w:r w:rsidR="000C693F">
        <w:rPr>
          <w:rFonts w:cs="Arial"/>
        </w:rPr>
        <w:t>10</w:t>
      </w:r>
      <w:r>
        <w:rPr>
          <w:rFonts w:cs="Arial"/>
        </w:rPr>
        <w:t>00</w:t>
      </w:r>
      <w:r w:rsidRPr="006F40CF">
        <w:rPr>
          <w:rFonts w:cs="Arial"/>
        </w:rPr>
        <w:t xml:space="preserve">, for a total of </w:t>
      </w:r>
      <w:r w:rsidR="000C693F">
        <w:rPr>
          <w:rFonts w:cs="Arial"/>
        </w:rPr>
        <w:t>1400</w:t>
      </w:r>
      <w:r w:rsidRPr="006F40CF">
        <w:rPr>
          <w:rFonts w:cs="Arial"/>
        </w:rPr>
        <w:t>0 experiments.</w:t>
      </w:r>
      <w:r>
        <w:rPr>
          <w:rFonts w:cs="Arial"/>
        </w:rPr>
        <w:t xml:space="preserve"> </w:t>
      </w:r>
      <w:r w:rsidR="003C04DC">
        <w:rPr>
          <w:rFonts w:cs="Arial"/>
        </w:rPr>
        <w:t xml:space="preserve">The next subsection will demonstrate the use of </w:t>
      </w:r>
      <w:proofErr w:type="spellStart"/>
      <w:r w:rsidR="00317904">
        <w:rPr>
          <w:rFonts w:cs="Arial"/>
        </w:rPr>
        <w:t>ip</w:t>
      </w:r>
      <w:r w:rsidR="003C04DC">
        <w:rPr>
          <w:rFonts w:cs="Arial"/>
        </w:rPr>
        <w:t>yparallel</w:t>
      </w:r>
      <w:proofErr w:type="spellEnd"/>
      <w:r w:rsidR="003C04DC">
        <w:rPr>
          <w:rFonts w:cs="Arial"/>
        </w:rPr>
        <w:t xml:space="preserve"> to parallelize the simulations and reduce runtime</w:t>
      </w:r>
      <w:r w:rsidRPr="006F40CF">
        <w:rPr>
          <w:rFonts w:cs="Arial"/>
        </w:rPr>
        <w:t>.</w:t>
      </w:r>
    </w:p>
    <w:p w14:paraId="75896B04" w14:textId="77777777" w:rsidR="006F40CF" w:rsidRDefault="006F40CF" w:rsidP="00547A60">
      <w:pPr>
        <w:spacing w:line="276" w:lineRule="auto"/>
        <w:rPr>
          <w:rFonts w:cs="Arial"/>
        </w:rPr>
      </w:pPr>
    </w:p>
    <w:p w14:paraId="33DB76B5" w14:textId="77777777" w:rsidR="006F40CF" w:rsidRPr="006F40CF" w:rsidRDefault="006F40CF" w:rsidP="006B2A9D">
      <w:pPr>
        <w:pStyle w:val="Code"/>
      </w:pPr>
      <w:r w:rsidRPr="006F40CF">
        <w:t xml:space="preserve">from </w:t>
      </w:r>
      <w:proofErr w:type="spellStart"/>
      <w:r w:rsidRPr="006F40CF">
        <w:t>SALib.sample</w:t>
      </w:r>
      <w:proofErr w:type="spellEnd"/>
      <w:r w:rsidRPr="006F40CF">
        <w:t xml:space="preserve"> import </w:t>
      </w:r>
      <w:proofErr w:type="spellStart"/>
      <w:r w:rsidRPr="006F40CF">
        <w:t>saltelli</w:t>
      </w:r>
      <w:proofErr w:type="spellEnd"/>
    </w:p>
    <w:p w14:paraId="0565DA25" w14:textId="77777777" w:rsidR="006F40CF" w:rsidRPr="006F40CF" w:rsidRDefault="006F40CF" w:rsidP="006B2A9D">
      <w:pPr>
        <w:pStyle w:val="Code"/>
      </w:pPr>
      <w:r w:rsidRPr="006F40CF">
        <w:t xml:space="preserve">from </w:t>
      </w:r>
      <w:proofErr w:type="spellStart"/>
      <w:r w:rsidRPr="006F40CF">
        <w:t>SALib.analyze</w:t>
      </w:r>
      <w:proofErr w:type="spellEnd"/>
      <w:r w:rsidRPr="006F40CF">
        <w:t xml:space="preserve"> import </w:t>
      </w:r>
      <w:proofErr w:type="spellStart"/>
      <w:r w:rsidRPr="006F40CF">
        <w:t>sobol</w:t>
      </w:r>
      <w:proofErr w:type="spellEnd"/>
    </w:p>
    <w:p w14:paraId="2F6E6F7F" w14:textId="77777777" w:rsidR="006F40CF" w:rsidRPr="006F40CF" w:rsidRDefault="006F40CF" w:rsidP="006B2A9D">
      <w:pPr>
        <w:pStyle w:val="Code"/>
      </w:pPr>
    </w:p>
    <w:p w14:paraId="3AB81B80" w14:textId="77777777" w:rsidR="006F40CF" w:rsidRPr="006F40CF" w:rsidRDefault="006F40CF" w:rsidP="006B2A9D">
      <w:pPr>
        <w:pStyle w:val="Code"/>
      </w:pPr>
      <w:r w:rsidRPr="006F40CF">
        <w:t xml:space="preserve">n = </w:t>
      </w:r>
      <w:r w:rsidR="006766B5">
        <w:t>10</w:t>
      </w:r>
      <w:r w:rsidRPr="006F40CF">
        <w:t>00</w:t>
      </w:r>
    </w:p>
    <w:p w14:paraId="4403D877" w14:textId="77777777" w:rsidR="00FD5091" w:rsidRDefault="006F40CF" w:rsidP="006B2A9D">
      <w:pPr>
        <w:pStyle w:val="Code"/>
      </w:pPr>
      <w:r w:rsidRPr="006F40CF">
        <w:t>#</w:t>
      </w:r>
      <w:ins w:id="9" w:author="Jan Kwakkel" w:date="2018-01-09T09:33:00Z">
        <w:r w:rsidR="00834A6E">
          <w:t xml:space="preserve"> </w:t>
        </w:r>
      </w:ins>
      <w:r w:rsidRPr="006F40CF">
        <w:t>Generates an input array of shape (n*(</w:t>
      </w:r>
      <w:r w:rsidR="006E3BB0">
        <w:t>2</w:t>
      </w:r>
      <w:r w:rsidRPr="006F40CF">
        <w:t xml:space="preserve">p+2), p) with rows for each </w:t>
      </w:r>
    </w:p>
    <w:p w14:paraId="62941456" w14:textId="77777777" w:rsidR="006F40CF" w:rsidRPr="006F40CF" w:rsidRDefault="00FD5091" w:rsidP="006B2A9D">
      <w:pPr>
        <w:pStyle w:val="Code"/>
      </w:pPr>
      <w:r>
        <w:t>#</w:t>
      </w:r>
      <w:ins w:id="10" w:author="Jan Kwakkel" w:date="2018-01-09T09:33:00Z">
        <w:r w:rsidR="00834A6E">
          <w:t xml:space="preserve"> </w:t>
        </w:r>
      </w:ins>
      <w:proofErr w:type="gramStart"/>
      <w:r w:rsidR="006F40CF" w:rsidRPr="006F40CF">
        <w:t>experiment</w:t>
      </w:r>
      <w:proofErr w:type="gramEnd"/>
      <w:r w:rsidR="006F40CF" w:rsidRPr="006F40CF">
        <w:t xml:space="preserve"> and columns for each </w:t>
      </w:r>
      <w:r w:rsidR="00AA0166">
        <w:t>input</w:t>
      </w:r>
    </w:p>
    <w:p w14:paraId="65DD0F8A" w14:textId="77777777" w:rsidR="006F40CF" w:rsidRPr="006F40CF" w:rsidRDefault="006F40CF" w:rsidP="006B2A9D">
      <w:pPr>
        <w:pStyle w:val="Code"/>
      </w:pPr>
      <w:proofErr w:type="spellStart"/>
      <w:proofErr w:type="gramStart"/>
      <w:r w:rsidRPr="006F40CF">
        <w:t>param</w:t>
      </w:r>
      <w:proofErr w:type="gramEnd"/>
      <w:r w:rsidRPr="006F40CF">
        <w:t>_values</w:t>
      </w:r>
      <w:proofErr w:type="spellEnd"/>
      <w:r w:rsidRPr="006F40CF">
        <w:t xml:space="preserve"> = </w:t>
      </w:r>
      <w:proofErr w:type="spellStart"/>
      <w:r w:rsidRPr="006F40CF">
        <w:t>saltelli.sample</w:t>
      </w:r>
      <w:proofErr w:type="spellEnd"/>
      <w:r w:rsidRPr="006F40CF">
        <w:t xml:space="preserve">(problem, n, </w:t>
      </w:r>
      <w:proofErr w:type="spellStart"/>
      <w:r w:rsidRPr="006F40CF">
        <w:t>calc_second_order</w:t>
      </w:r>
      <w:proofErr w:type="spellEnd"/>
      <w:r w:rsidRPr="006F40CF">
        <w:t>=True)</w:t>
      </w:r>
    </w:p>
    <w:p w14:paraId="6CAA1B57" w14:textId="77777777" w:rsidR="00AA0166" w:rsidRDefault="00AA0166" w:rsidP="00AA0166">
      <w:pPr>
        <w:spacing w:line="276" w:lineRule="auto"/>
        <w:rPr>
          <w:rFonts w:cs="Arial"/>
          <w:lang w:val="en-GB"/>
        </w:rPr>
      </w:pPr>
    </w:p>
    <w:p w14:paraId="54E7BC42" w14:textId="77777777" w:rsidR="006F40CF" w:rsidRDefault="006F40CF" w:rsidP="00AA0166">
      <w:pPr>
        <w:spacing w:line="276" w:lineRule="auto"/>
        <w:rPr>
          <w:rFonts w:cs="Arial"/>
          <w:lang w:val="en-GB"/>
        </w:rPr>
      </w:pPr>
      <w:r w:rsidRPr="006F40CF">
        <w:rPr>
          <w:rFonts w:cs="Arial"/>
          <w:lang w:val="en-GB"/>
        </w:rPr>
        <w:t xml:space="preserve">Assuming we are interested in the mean number of sheep and wolf agents over a timeframe of 100 ticks, we first create an empty </w:t>
      </w:r>
      <w:proofErr w:type="spellStart"/>
      <w:r w:rsidR="00FD6E56">
        <w:rPr>
          <w:rFonts w:cs="Arial"/>
          <w:lang w:val="en-GB"/>
        </w:rPr>
        <w:t>D</w:t>
      </w:r>
      <w:r w:rsidRPr="006F40CF">
        <w:rPr>
          <w:rFonts w:cs="Arial"/>
          <w:lang w:val="en-GB"/>
        </w:rPr>
        <w:t>ata</w:t>
      </w:r>
      <w:r w:rsidR="00FD6E56">
        <w:rPr>
          <w:rFonts w:cs="Arial"/>
          <w:lang w:val="en-GB"/>
        </w:rPr>
        <w:t>F</w:t>
      </w:r>
      <w:r w:rsidRPr="006F40CF">
        <w:rPr>
          <w:rFonts w:cs="Arial"/>
          <w:lang w:val="en-GB"/>
        </w:rPr>
        <w:t>rame</w:t>
      </w:r>
      <w:proofErr w:type="spellEnd"/>
      <w:r w:rsidRPr="006F40CF">
        <w:rPr>
          <w:rFonts w:cs="Arial"/>
          <w:lang w:val="en-GB"/>
        </w:rPr>
        <w:t xml:space="preserve"> to store the results.</w:t>
      </w:r>
      <w:r w:rsidR="00AA0166">
        <w:rPr>
          <w:rFonts w:cs="Arial"/>
          <w:lang w:val="en-GB"/>
        </w:rPr>
        <w:t xml:space="preserve"> </w:t>
      </w:r>
      <w:r w:rsidR="00AA0166" w:rsidRPr="00AA0166">
        <w:rPr>
          <w:rFonts w:cs="Arial"/>
          <w:lang w:val="en-GB"/>
        </w:rPr>
        <w:t>We then</w:t>
      </w:r>
      <w:r w:rsidR="00AA0166">
        <w:rPr>
          <w:rFonts w:cs="Arial"/>
          <w:lang w:val="en-GB"/>
        </w:rPr>
        <w:t xml:space="preserve"> simulate the model over the </w:t>
      </w:r>
      <w:r w:rsidR="00C915FB">
        <w:rPr>
          <w:rFonts w:cs="Arial"/>
          <w:lang w:val="en-GB"/>
        </w:rPr>
        <w:t>1400</w:t>
      </w:r>
      <w:r w:rsidR="00AA0166" w:rsidRPr="00AA0166">
        <w:rPr>
          <w:rFonts w:cs="Arial"/>
          <w:lang w:val="en-GB"/>
        </w:rPr>
        <w:t xml:space="preserve">0 experiments, </w:t>
      </w:r>
      <w:r w:rsidR="00DE2AD9">
        <w:rPr>
          <w:rFonts w:cs="Arial"/>
          <w:lang w:val="en-GB"/>
        </w:rPr>
        <w:t xml:space="preserve">by </w:t>
      </w:r>
      <w:r w:rsidR="00AA0166" w:rsidRPr="00AA0166">
        <w:rPr>
          <w:rFonts w:cs="Arial"/>
          <w:lang w:val="en-GB"/>
        </w:rPr>
        <w:t xml:space="preserve">reading input parameters from the </w:t>
      </w:r>
      <w:proofErr w:type="spellStart"/>
      <w:r w:rsidR="00AA0166" w:rsidRPr="00464BDF">
        <w:rPr>
          <w:rFonts w:ascii="Consolas" w:hAnsi="Consolas" w:cs="Arial"/>
          <w:lang w:val="en-GB"/>
        </w:rPr>
        <w:t>param_values</w:t>
      </w:r>
      <w:proofErr w:type="spellEnd"/>
      <w:r w:rsidR="00AA0166" w:rsidRPr="00AA0166">
        <w:rPr>
          <w:rFonts w:cs="Arial"/>
          <w:lang w:val="en-GB"/>
        </w:rPr>
        <w:t xml:space="preserve"> array generated by SALib</w:t>
      </w:r>
      <w:r w:rsidR="00DE2AD9">
        <w:rPr>
          <w:rFonts w:cs="Arial"/>
          <w:lang w:val="en-GB"/>
        </w:rPr>
        <w:t xml:space="preserve"> and using th</w:t>
      </w:r>
      <w:r w:rsidR="00AA0166" w:rsidRPr="00AA0166">
        <w:rPr>
          <w:rFonts w:cs="Arial"/>
          <w:lang w:val="en-GB"/>
        </w:rPr>
        <w:t xml:space="preserve">e </w:t>
      </w:r>
      <w:proofErr w:type="spellStart"/>
      <w:r w:rsidR="00AA0166" w:rsidRPr="00464BDF">
        <w:rPr>
          <w:rFonts w:ascii="Consolas" w:hAnsi="Consolas" w:cs="Arial"/>
          <w:lang w:val="en-GB"/>
        </w:rPr>
        <w:t>repeat_report</w:t>
      </w:r>
      <w:proofErr w:type="spellEnd"/>
      <w:r w:rsidR="00AA0166" w:rsidRPr="00AA0166">
        <w:rPr>
          <w:rFonts w:cs="Arial"/>
          <w:lang w:val="en-GB"/>
        </w:rPr>
        <w:t xml:space="preserve"> </w:t>
      </w:r>
      <w:r w:rsidR="00DE2AD9">
        <w:rPr>
          <w:rFonts w:cs="Arial"/>
          <w:lang w:val="en-GB"/>
        </w:rPr>
        <w:t>method</w:t>
      </w:r>
      <w:r w:rsidR="00AA0166" w:rsidRPr="00AA0166">
        <w:rPr>
          <w:rFonts w:cs="Arial"/>
          <w:lang w:val="en-GB"/>
        </w:rPr>
        <w:t xml:space="preserve"> to track the outcomes of interest over time.</w:t>
      </w:r>
    </w:p>
    <w:p w14:paraId="592E204B" w14:textId="77777777" w:rsidR="006F40CF" w:rsidRDefault="006F40CF" w:rsidP="006F40CF">
      <w:pPr>
        <w:spacing w:line="276" w:lineRule="auto"/>
        <w:rPr>
          <w:rFonts w:cs="Arial"/>
          <w:lang w:val="en-GB"/>
        </w:rPr>
      </w:pPr>
    </w:p>
    <w:p w14:paraId="5999C1CC" w14:textId="77777777" w:rsidR="006F40CF" w:rsidRPr="00AA0166" w:rsidRDefault="006F40CF" w:rsidP="006B2A9D">
      <w:pPr>
        <w:pStyle w:val="Code"/>
        <w:rPr>
          <w:lang w:val="en-GB"/>
        </w:rPr>
      </w:pPr>
      <w:proofErr w:type="gramStart"/>
      <w:r w:rsidRPr="00AA0166">
        <w:rPr>
          <w:lang w:val="en-GB"/>
        </w:rPr>
        <w:t>results</w:t>
      </w:r>
      <w:proofErr w:type="gramEnd"/>
      <w:r w:rsidRPr="00AA0166">
        <w:rPr>
          <w:lang w:val="en-GB"/>
        </w:rPr>
        <w:t xml:space="preserve"> = </w:t>
      </w:r>
      <w:proofErr w:type="spellStart"/>
      <w:r w:rsidRPr="00AA0166">
        <w:rPr>
          <w:lang w:val="en-GB"/>
        </w:rPr>
        <w:t>pd.DataFrame</w:t>
      </w:r>
      <w:proofErr w:type="spellEnd"/>
      <w:r w:rsidRPr="00AA0166">
        <w:rPr>
          <w:lang w:val="en-GB"/>
        </w:rPr>
        <w:t>(columns=['Avg. sheep', 'Avg. wolves'])</w:t>
      </w:r>
    </w:p>
    <w:p w14:paraId="7AACA62B" w14:textId="77777777" w:rsidR="006F40CF" w:rsidRPr="00AA0166" w:rsidRDefault="006F40CF" w:rsidP="006B2A9D">
      <w:pPr>
        <w:pStyle w:val="Code"/>
        <w:rPr>
          <w:lang w:val="en-GB"/>
        </w:rPr>
      </w:pPr>
    </w:p>
    <w:p w14:paraId="4C6FB183" w14:textId="77777777" w:rsidR="006F40CF" w:rsidRPr="00AA0166" w:rsidRDefault="006F40CF" w:rsidP="006B2A9D">
      <w:pPr>
        <w:pStyle w:val="Code"/>
        <w:rPr>
          <w:lang w:val="en-GB"/>
        </w:rPr>
      </w:pPr>
      <w:proofErr w:type="gramStart"/>
      <w:r w:rsidRPr="00AA0166">
        <w:rPr>
          <w:lang w:val="en-GB"/>
        </w:rPr>
        <w:t>for</w:t>
      </w:r>
      <w:proofErr w:type="gramEnd"/>
      <w:r w:rsidRPr="00AA0166">
        <w:rPr>
          <w:lang w:val="en-GB"/>
        </w:rPr>
        <w:t xml:space="preserve"> run in range(</w:t>
      </w:r>
      <w:proofErr w:type="spellStart"/>
      <w:r w:rsidRPr="00AA0166">
        <w:rPr>
          <w:lang w:val="en-GB"/>
        </w:rPr>
        <w:t>param_values.shape</w:t>
      </w:r>
      <w:proofErr w:type="spellEnd"/>
      <w:r w:rsidRPr="00AA0166">
        <w:rPr>
          <w:lang w:val="en-GB"/>
        </w:rPr>
        <w:t>[0]):</w:t>
      </w:r>
    </w:p>
    <w:p w14:paraId="73F9CC06" w14:textId="0EAFF6B6" w:rsidR="006F40CF" w:rsidRPr="00AA0166" w:rsidRDefault="006F40CF" w:rsidP="006B2A9D">
      <w:pPr>
        <w:pStyle w:val="Code"/>
        <w:rPr>
          <w:lang w:val="en-GB"/>
        </w:rPr>
      </w:pPr>
      <w:r w:rsidRPr="00AA0166">
        <w:rPr>
          <w:lang w:val="en-GB"/>
        </w:rPr>
        <w:t xml:space="preserve">    #</w:t>
      </w:r>
      <w:ins w:id="11" w:author="Jan Kwakkel" w:date="2018-01-09T09:33:00Z">
        <w:r w:rsidR="00034040">
          <w:rPr>
            <w:lang w:val="en-GB"/>
          </w:rPr>
          <w:t xml:space="preserve"> </w:t>
        </w:r>
      </w:ins>
      <w:r w:rsidRPr="00AA0166">
        <w:rPr>
          <w:lang w:val="en-GB"/>
        </w:rPr>
        <w:t>Set the input parameters</w:t>
      </w:r>
    </w:p>
    <w:p w14:paraId="5114EF6D" w14:textId="77777777" w:rsidR="006F40CF" w:rsidRPr="00AA0166" w:rsidRDefault="006F40CF" w:rsidP="006B2A9D">
      <w:pPr>
        <w:pStyle w:val="Code"/>
        <w:rPr>
          <w:lang w:val="en-GB"/>
        </w:rPr>
      </w:pPr>
      <w:r w:rsidRPr="00AA0166">
        <w:rPr>
          <w:lang w:val="en-GB"/>
        </w:rPr>
        <w:t xml:space="preserve">    for </w:t>
      </w:r>
      <w:proofErr w:type="spellStart"/>
      <w:r w:rsidRPr="00AA0166">
        <w:rPr>
          <w:lang w:val="en-GB"/>
        </w:rPr>
        <w:t>i</w:t>
      </w:r>
      <w:proofErr w:type="spellEnd"/>
      <w:r w:rsidRPr="00AA0166">
        <w:rPr>
          <w:lang w:val="en-GB"/>
        </w:rPr>
        <w:t>, name in enumerate(problem['names']):</w:t>
      </w:r>
    </w:p>
    <w:p w14:paraId="2B31FC25" w14:textId="77777777" w:rsidR="006F40CF" w:rsidRPr="00AA0166" w:rsidRDefault="006F40CF" w:rsidP="006B2A9D">
      <w:pPr>
        <w:pStyle w:val="Code"/>
        <w:rPr>
          <w:lang w:val="en-GB"/>
        </w:rPr>
      </w:pPr>
      <w:r w:rsidRPr="00AA0166">
        <w:rPr>
          <w:lang w:val="en-GB"/>
        </w:rPr>
        <w:t xml:space="preserve">        if name == 'random-seed':</w:t>
      </w:r>
    </w:p>
    <w:p w14:paraId="37A2DF39" w14:textId="0F985E1D" w:rsidR="006F40CF" w:rsidRPr="00AA0166" w:rsidRDefault="006F40CF" w:rsidP="006B2A9D">
      <w:pPr>
        <w:pStyle w:val="Code"/>
        <w:rPr>
          <w:lang w:val="en-GB"/>
        </w:rPr>
      </w:pPr>
      <w:r w:rsidRPr="00AA0166">
        <w:rPr>
          <w:lang w:val="en-GB"/>
        </w:rPr>
        <w:t xml:space="preserve">            #</w:t>
      </w:r>
      <w:ins w:id="12" w:author="Jan Kwakkel" w:date="2018-01-09T09:33:00Z">
        <w:r w:rsidR="00034040">
          <w:rPr>
            <w:lang w:val="en-GB"/>
          </w:rPr>
          <w:t xml:space="preserve"> </w:t>
        </w:r>
      </w:ins>
      <w:r w:rsidRPr="00AA0166">
        <w:rPr>
          <w:lang w:val="en-GB"/>
        </w:rPr>
        <w:t xml:space="preserve">The </w:t>
      </w:r>
      <w:proofErr w:type="spellStart"/>
      <w:r w:rsidRPr="00AA0166">
        <w:rPr>
          <w:lang w:val="en-GB"/>
        </w:rPr>
        <w:t>NetLogo</w:t>
      </w:r>
      <w:proofErr w:type="spellEnd"/>
      <w:r w:rsidRPr="00AA0166">
        <w:rPr>
          <w:lang w:val="en-GB"/>
        </w:rPr>
        <w:t xml:space="preserve"> random seed requires a different syntax</w:t>
      </w:r>
    </w:p>
    <w:p w14:paraId="7E5A67FE"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('random-seed {}'.format(</w:t>
      </w:r>
      <w:proofErr w:type="spellStart"/>
      <w:r w:rsidRPr="00AA0166">
        <w:rPr>
          <w:lang w:val="en-GB"/>
        </w:rPr>
        <w:t>param_values</w:t>
      </w:r>
      <w:proofErr w:type="spellEnd"/>
      <w:r w:rsidRPr="00AA0166">
        <w:rPr>
          <w:lang w:val="en-GB"/>
        </w:rPr>
        <w:t>[</w:t>
      </w:r>
      <w:proofErr w:type="spellStart"/>
      <w:r w:rsidRPr="00AA0166">
        <w:rPr>
          <w:lang w:val="en-GB"/>
        </w:rPr>
        <w:t>run,i</w:t>
      </w:r>
      <w:proofErr w:type="spellEnd"/>
      <w:r w:rsidRPr="00AA0166">
        <w:rPr>
          <w:lang w:val="en-GB"/>
        </w:rPr>
        <w:t>]))</w:t>
      </w:r>
    </w:p>
    <w:p w14:paraId="6D5476C1" w14:textId="77777777" w:rsidR="006F40CF" w:rsidRPr="00AA0166" w:rsidRDefault="006F40CF" w:rsidP="006B2A9D">
      <w:pPr>
        <w:pStyle w:val="Code"/>
        <w:rPr>
          <w:lang w:val="en-GB"/>
        </w:rPr>
      </w:pPr>
      <w:r w:rsidRPr="00AA0166">
        <w:rPr>
          <w:lang w:val="en-GB"/>
        </w:rPr>
        <w:t xml:space="preserve">        else:</w:t>
      </w:r>
    </w:p>
    <w:p w14:paraId="5C5CB123" w14:textId="635F48A3" w:rsidR="006F40CF" w:rsidRPr="00AA0166" w:rsidRDefault="006F40CF" w:rsidP="006B2A9D">
      <w:pPr>
        <w:pStyle w:val="Code"/>
        <w:rPr>
          <w:lang w:val="en-GB"/>
        </w:rPr>
      </w:pPr>
      <w:r w:rsidRPr="00AA0166">
        <w:rPr>
          <w:lang w:val="en-GB"/>
        </w:rPr>
        <w:t xml:space="preserve">            #</w:t>
      </w:r>
      <w:ins w:id="13" w:author="Jan Kwakkel" w:date="2018-01-09T09:33:00Z">
        <w:r w:rsidR="00034040">
          <w:rPr>
            <w:lang w:val="en-GB"/>
          </w:rPr>
          <w:t xml:space="preserve"> </w:t>
        </w:r>
      </w:ins>
      <w:r w:rsidRPr="00AA0166">
        <w:rPr>
          <w:lang w:val="en-GB"/>
        </w:rPr>
        <w:t>Otherwise, assume the input parameters are global variables</w:t>
      </w:r>
    </w:p>
    <w:p w14:paraId="6B0482A0"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 xml:space="preserve">('set {0} {1}'.format(name, </w:t>
      </w:r>
      <w:proofErr w:type="spellStart"/>
      <w:r w:rsidRPr="00AA0166">
        <w:rPr>
          <w:lang w:val="en-GB"/>
        </w:rPr>
        <w:t>param_values</w:t>
      </w:r>
      <w:proofErr w:type="spellEnd"/>
      <w:r w:rsidRPr="00AA0166">
        <w:rPr>
          <w:lang w:val="en-GB"/>
        </w:rPr>
        <w:t>[</w:t>
      </w:r>
      <w:proofErr w:type="spellStart"/>
      <w:r w:rsidRPr="00AA0166">
        <w:rPr>
          <w:lang w:val="en-GB"/>
        </w:rPr>
        <w:t>run,i</w:t>
      </w:r>
      <w:proofErr w:type="spellEnd"/>
      <w:r w:rsidRPr="00AA0166">
        <w:rPr>
          <w:lang w:val="en-GB"/>
        </w:rPr>
        <w:t>]))</w:t>
      </w:r>
    </w:p>
    <w:p w14:paraId="27141815" w14:textId="77777777" w:rsidR="006F40CF" w:rsidRPr="00AA0166" w:rsidRDefault="006F40CF" w:rsidP="006B2A9D">
      <w:pPr>
        <w:pStyle w:val="Code"/>
        <w:rPr>
          <w:lang w:val="en-GB"/>
        </w:rPr>
      </w:pPr>
      <w:r w:rsidRPr="00AA0166">
        <w:rPr>
          <w:lang w:val="en-GB"/>
        </w:rPr>
        <w:t xml:space="preserve">            </w:t>
      </w:r>
    </w:p>
    <w:p w14:paraId="48EC9D18"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('setup')</w:t>
      </w:r>
    </w:p>
    <w:p w14:paraId="385375CA" w14:textId="597287B4" w:rsidR="00FD6E56" w:rsidRDefault="006F40CF" w:rsidP="006B2A9D">
      <w:pPr>
        <w:pStyle w:val="Code"/>
        <w:rPr>
          <w:lang w:val="en-GB"/>
        </w:rPr>
      </w:pPr>
      <w:r w:rsidRPr="00AA0166">
        <w:rPr>
          <w:lang w:val="en-GB"/>
        </w:rPr>
        <w:t xml:space="preserve">    #</w:t>
      </w:r>
      <w:ins w:id="14" w:author="Jan Kwakkel" w:date="2018-01-09T09:34:00Z">
        <w:r w:rsidR="00034040">
          <w:rPr>
            <w:lang w:val="en-GB"/>
          </w:rPr>
          <w:t xml:space="preserve"> </w:t>
        </w:r>
      </w:ins>
      <w:r w:rsidRPr="00AA0166">
        <w:rPr>
          <w:lang w:val="en-GB"/>
        </w:rPr>
        <w:t xml:space="preserve">Run for 100 ticks and return the number of sheep and wolf agents at </w:t>
      </w:r>
    </w:p>
    <w:p w14:paraId="74DA9894" w14:textId="19CCF336" w:rsidR="006F40CF" w:rsidRPr="00AA0166" w:rsidRDefault="00FD6E56" w:rsidP="006B2A9D">
      <w:pPr>
        <w:pStyle w:val="Code"/>
        <w:ind w:left="567" w:firstLine="0"/>
        <w:rPr>
          <w:lang w:val="en-GB"/>
        </w:rPr>
      </w:pPr>
      <w:r>
        <w:rPr>
          <w:lang w:val="en-GB"/>
        </w:rPr>
        <w:t xml:space="preserve">    #</w:t>
      </w:r>
      <w:ins w:id="15" w:author="Jan Kwakkel" w:date="2018-01-09T09:34:00Z">
        <w:r w:rsidR="00034040">
          <w:rPr>
            <w:lang w:val="en-GB"/>
          </w:rPr>
          <w:t xml:space="preserve"> </w:t>
        </w:r>
      </w:ins>
      <w:proofErr w:type="gramStart"/>
      <w:r w:rsidR="006F40CF" w:rsidRPr="00AA0166">
        <w:rPr>
          <w:lang w:val="en-GB"/>
        </w:rPr>
        <w:t>each</w:t>
      </w:r>
      <w:proofErr w:type="gramEnd"/>
      <w:r w:rsidR="006F40CF" w:rsidRPr="00AA0166">
        <w:rPr>
          <w:lang w:val="en-GB"/>
        </w:rPr>
        <w:t xml:space="preserve"> time step</w:t>
      </w:r>
    </w:p>
    <w:p w14:paraId="011C4993" w14:textId="77777777" w:rsidR="006F40CF" w:rsidRPr="00AA0166" w:rsidRDefault="006F40CF" w:rsidP="006B2A9D">
      <w:pPr>
        <w:pStyle w:val="Code"/>
        <w:rPr>
          <w:lang w:val="en-GB"/>
        </w:rPr>
      </w:pPr>
      <w:r w:rsidRPr="00AA0166">
        <w:rPr>
          <w:lang w:val="en-GB"/>
        </w:rPr>
        <w:t xml:space="preserve">    </w:t>
      </w:r>
      <w:proofErr w:type="gramStart"/>
      <w:r w:rsidRPr="00AA0166">
        <w:rPr>
          <w:lang w:val="en-GB"/>
        </w:rPr>
        <w:t>counts</w:t>
      </w:r>
      <w:proofErr w:type="gramEnd"/>
      <w:r w:rsidRPr="00AA0166">
        <w:rPr>
          <w:lang w:val="en-GB"/>
        </w:rPr>
        <w:t xml:space="preserve"> = </w:t>
      </w:r>
      <w:proofErr w:type="spellStart"/>
      <w:r w:rsidRPr="00AA0166">
        <w:rPr>
          <w:lang w:val="en-GB"/>
        </w:rPr>
        <w:t>netlogo.repeat_report</w:t>
      </w:r>
      <w:proofErr w:type="spellEnd"/>
      <w:r w:rsidRPr="00AA0166">
        <w:rPr>
          <w:lang w:val="en-GB"/>
        </w:rPr>
        <w:t xml:space="preserve">(['count </w:t>
      </w:r>
      <w:proofErr w:type="spellStart"/>
      <w:r w:rsidRPr="00AA0166">
        <w:rPr>
          <w:lang w:val="en-GB"/>
        </w:rPr>
        <w:t>sheep','count</w:t>
      </w:r>
      <w:proofErr w:type="spellEnd"/>
      <w:r w:rsidRPr="00AA0166">
        <w:rPr>
          <w:lang w:val="en-GB"/>
        </w:rPr>
        <w:t xml:space="preserve"> wolves'], 100)</w:t>
      </w:r>
    </w:p>
    <w:p w14:paraId="353F3DC8" w14:textId="77777777" w:rsidR="006F40CF" w:rsidRPr="00AA0166" w:rsidRDefault="006F40CF" w:rsidP="006B2A9D">
      <w:pPr>
        <w:pStyle w:val="Code"/>
        <w:rPr>
          <w:lang w:val="en-GB"/>
        </w:rPr>
      </w:pPr>
      <w:r w:rsidRPr="00AA0166">
        <w:rPr>
          <w:lang w:val="en-GB"/>
        </w:rPr>
        <w:t xml:space="preserve">    </w:t>
      </w:r>
    </w:p>
    <w:p w14:paraId="5631F008" w14:textId="669B2AE4" w:rsidR="006F40CF" w:rsidRPr="00AA0166" w:rsidRDefault="006F40CF" w:rsidP="006B2A9D">
      <w:pPr>
        <w:pStyle w:val="Code"/>
        <w:rPr>
          <w:lang w:val="en-GB"/>
        </w:rPr>
      </w:pPr>
      <w:r w:rsidRPr="00AA0166">
        <w:rPr>
          <w:lang w:val="en-GB"/>
        </w:rPr>
        <w:t xml:space="preserve">    #</w:t>
      </w:r>
      <w:ins w:id="16" w:author="Jan Kwakkel" w:date="2018-01-09T09:34:00Z">
        <w:r w:rsidR="00034040">
          <w:rPr>
            <w:lang w:val="en-GB"/>
          </w:rPr>
          <w:t xml:space="preserve"> </w:t>
        </w:r>
      </w:ins>
      <w:r w:rsidRPr="00AA0166">
        <w:rPr>
          <w:lang w:val="en-GB"/>
        </w:rPr>
        <w:t>For each run, save the mean value of the agent counts over time</w:t>
      </w:r>
    </w:p>
    <w:p w14:paraId="54D24819"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results.loc</w:t>
      </w:r>
      <w:proofErr w:type="spellEnd"/>
      <w:proofErr w:type="gramEnd"/>
      <w:r w:rsidRPr="00AA0166">
        <w:rPr>
          <w:lang w:val="en-GB"/>
        </w:rPr>
        <w:t>[run, 'Avg. sheep'] = counts['count sheep'].</w:t>
      </w:r>
      <w:proofErr w:type="spellStart"/>
      <w:r w:rsidRPr="00AA0166">
        <w:rPr>
          <w:lang w:val="en-GB"/>
        </w:rPr>
        <w:t>values.mean</w:t>
      </w:r>
      <w:proofErr w:type="spellEnd"/>
      <w:r w:rsidRPr="00AA0166">
        <w:rPr>
          <w:lang w:val="en-GB"/>
        </w:rPr>
        <w:t>()</w:t>
      </w:r>
    </w:p>
    <w:p w14:paraId="2224B981" w14:textId="77777777" w:rsidR="006F40CF" w:rsidRDefault="006F40CF" w:rsidP="006B2A9D">
      <w:pPr>
        <w:pStyle w:val="Code"/>
        <w:rPr>
          <w:lang w:val="en-GB"/>
        </w:rPr>
      </w:pPr>
      <w:r w:rsidRPr="00AA0166">
        <w:rPr>
          <w:lang w:val="en-GB"/>
        </w:rPr>
        <w:t xml:space="preserve">    </w:t>
      </w:r>
      <w:proofErr w:type="spellStart"/>
      <w:proofErr w:type="gramStart"/>
      <w:r w:rsidRPr="00AA0166">
        <w:rPr>
          <w:lang w:val="en-GB"/>
        </w:rPr>
        <w:t>results.loc</w:t>
      </w:r>
      <w:proofErr w:type="spellEnd"/>
      <w:proofErr w:type="gramEnd"/>
      <w:r w:rsidRPr="00AA0166">
        <w:rPr>
          <w:lang w:val="en-GB"/>
        </w:rPr>
        <w:t>[run, 'Avg. wolves'] = counts['count wolves'].</w:t>
      </w:r>
      <w:proofErr w:type="spellStart"/>
      <w:r w:rsidRPr="00AA0166">
        <w:rPr>
          <w:lang w:val="en-GB"/>
        </w:rPr>
        <w:t>values.mean</w:t>
      </w:r>
      <w:proofErr w:type="spellEnd"/>
      <w:r w:rsidRPr="00AA0166">
        <w:rPr>
          <w:lang w:val="en-GB"/>
        </w:rPr>
        <w:t>()</w:t>
      </w:r>
    </w:p>
    <w:p w14:paraId="75ED5C35" w14:textId="77777777" w:rsidR="00AA0166" w:rsidRDefault="00AA0166" w:rsidP="00547A60">
      <w:pPr>
        <w:spacing w:line="276" w:lineRule="auto"/>
        <w:rPr>
          <w:rFonts w:cs="Arial"/>
        </w:rPr>
      </w:pPr>
    </w:p>
    <w:p w14:paraId="2DF74EFF" w14:textId="77777777" w:rsidR="00AA0166" w:rsidRDefault="00AA0166" w:rsidP="00547A60">
      <w:pPr>
        <w:spacing w:line="276" w:lineRule="auto"/>
        <w:rPr>
          <w:rFonts w:cs="Arial"/>
        </w:rPr>
      </w:pPr>
      <w:r w:rsidRPr="00AA0166">
        <w:rPr>
          <w:rFonts w:cs="Arial"/>
        </w:rPr>
        <w:t>We can then proceed with the analysis, first using a histogram to visualize output</w:t>
      </w:r>
      <w:r>
        <w:rPr>
          <w:rFonts w:cs="Arial"/>
        </w:rPr>
        <w:t xml:space="preserve"> distributions for each outcome</w:t>
      </w:r>
      <w:r w:rsidR="00FD6E56">
        <w:rPr>
          <w:rFonts w:cs="Arial"/>
        </w:rPr>
        <w:t xml:space="preserve"> as shown in </w:t>
      </w:r>
      <w:r w:rsidR="00FD6E56">
        <w:rPr>
          <w:rFonts w:cs="Arial"/>
        </w:rPr>
        <w:fldChar w:fldCharType="begin"/>
      </w:r>
      <w:r w:rsidR="00FD6E56">
        <w:rPr>
          <w:rFonts w:cs="Arial"/>
        </w:rPr>
        <w:instrText xml:space="preserve"> REF _Ref370215896 \h </w:instrText>
      </w:r>
      <w:r w:rsidR="00FD6E56">
        <w:rPr>
          <w:rFonts w:cs="Arial"/>
        </w:rPr>
      </w:r>
      <w:r w:rsidR="00FD6E56">
        <w:rPr>
          <w:rFonts w:cs="Arial"/>
        </w:rPr>
        <w:fldChar w:fldCharType="separate"/>
      </w:r>
      <w:r w:rsidR="00FD6E56">
        <w:t xml:space="preserve">Figure </w:t>
      </w:r>
      <w:r w:rsidR="00FD6E56">
        <w:rPr>
          <w:noProof/>
        </w:rPr>
        <w:t>5</w:t>
      </w:r>
      <w:r w:rsidR="00FD6E56">
        <w:rPr>
          <w:rFonts w:cs="Arial"/>
        </w:rPr>
        <w:fldChar w:fldCharType="end"/>
      </w:r>
      <w:r w:rsidR="00FD6E56">
        <w:rPr>
          <w:rFonts w:cs="Arial"/>
        </w:rPr>
        <w:t>.</w:t>
      </w:r>
    </w:p>
    <w:p w14:paraId="039E5C4A" w14:textId="77777777" w:rsidR="00AA0166" w:rsidRDefault="00AA0166" w:rsidP="00547A60">
      <w:pPr>
        <w:spacing w:line="276" w:lineRule="auto"/>
        <w:rPr>
          <w:rFonts w:cs="Arial"/>
        </w:rPr>
      </w:pPr>
    </w:p>
    <w:p w14:paraId="6D473994" w14:textId="77777777" w:rsidR="00AA0166" w:rsidRDefault="00847D5F" w:rsidP="00AA0166">
      <w:pPr>
        <w:keepNext/>
        <w:spacing w:line="276" w:lineRule="auto"/>
        <w:jc w:val="center"/>
      </w:pPr>
      <w:r w:rsidRPr="00883BA0">
        <w:rPr>
          <w:rFonts w:cs="Arial"/>
          <w:noProof/>
        </w:rPr>
        <w:lastRenderedPageBreak/>
        <w:drawing>
          <wp:inline distT="0" distB="0" distL="0" distR="0" wp14:anchorId="6D7C0340" wp14:editId="4995AC6E">
            <wp:extent cx="4959985" cy="21653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985" cy="2165350"/>
                    </a:xfrm>
                    <a:prstGeom prst="rect">
                      <a:avLst/>
                    </a:prstGeom>
                    <a:noFill/>
                    <a:ln>
                      <a:noFill/>
                    </a:ln>
                  </pic:spPr>
                </pic:pic>
              </a:graphicData>
            </a:graphic>
          </wp:inline>
        </w:drawing>
      </w:r>
    </w:p>
    <w:p w14:paraId="6078D388" w14:textId="77777777" w:rsidR="00AA0166" w:rsidRDefault="00AA0166" w:rsidP="00AA0166">
      <w:pPr>
        <w:pStyle w:val="Caption"/>
      </w:pPr>
      <w:bookmarkStart w:id="17" w:name="_Ref370215896"/>
      <w:r>
        <w:t xml:space="preserve">Figure </w:t>
      </w:r>
      <w:r w:rsidR="00034040">
        <w:fldChar w:fldCharType="begin"/>
      </w:r>
      <w:r w:rsidR="00034040">
        <w:instrText xml:space="preserve"> SEQ Figure \* ARABIC </w:instrText>
      </w:r>
      <w:r w:rsidR="00034040">
        <w:fldChar w:fldCharType="separate"/>
      </w:r>
      <w:r w:rsidR="00926A22">
        <w:rPr>
          <w:noProof/>
        </w:rPr>
        <w:t>5</w:t>
      </w:r>
      <w:r w:rsidR="00034040">
        <w:rPr>
          <w:noProof/>
        </w:rPr>
        <w:fldChar w:fldCharType="end"/>
      </w:r>
      <w:bookmarkEnd w:id="17"/>
      <w:r>
        <w:t>: Output distributions for the average number of sheep agents (left) and wolf agents (right) over 100 ticks</w:t>
      </w:r>
    </w:p>
    <w:p w14:paraId="1657F07C" w14:textId="77777777" w:rsidR="00714CA6" w:rsidRDefault="00AA0166" w:rsidP="00714CA6">
      <w:pPr>
        <w:spacing w:line="276" w:lineRule="auto"/>
      </w:pPr>
      <w:r w:rsidRPr="00AA0166">
        <w:t>Bivariate scatter plots can be useful to visualize relationships between each input parameter and the outputs. Taking the outcome for the average sheep count as an example, we obtain</w:t>
      </w:r>
      <w:r w:rsidR="00714CA6">
        <w:t xml:space="preserve"> </w:t>
      </w:r>
      <w:r w:rsidR="00714CA6">
        <w:fldChar w:fldCharType="begin"/>
      </w:r>
      <w:r w:rsidR="00714CA6">
        <w:instrText xml:space="preserve"> REF _Ref370215956 \h </w:instrText>
      </w:r>
      <w:r w:rsidR="00714CA6">
        <w:fldChar w:fldCharType="separate"/>
      </w:r>
      <w:r w:rsidR="00714CA6">
        <w:t xml:space="preserve">Figure </w:t>
      </w:r>
      <w:r w:rsidR="00714CA6">
        <w:rPr>
          <w:noProof/>
        </w:rPr>
        <w:t>6</w:t>
      </w:r>
      <w:r w:rsidR="00714CA6">
        <w:fldChar w:fldCharType="end"/>
      </w:r>
      <w:r w:rsidRPr="00AA0166">
        <w:t xml:space="preserve">, using </w:t>
      </w:r>
      <w:r w:rsidR="00714CA6">
        <w:t>S</w:t>
      </w:r>
      <w:r w:rsidRPr="00AA0166">
        <w:t>ci</w:t>
      </w:r>
      <w:r w:rsidR="00464BDF">
        <w:t>P</w:t>
      </w:r>
      <w:r w:rsidRPr="00AA0166">
        <w:t>y to calculate the Pearson correlation coefficient (r) for each parameter</w:t>
      </w:r>
      <w:r w:rsidR="00714CA6">
        <w:t xml:space="preserve">. This indicates a positive </w:t>
      </w:r>
      <w:r w:rsidR="00E50CDB">
        <w:t>correlation</w:t>
      </w:r>
      <w:r w:rsidR="00714CA6">
        <w:t xml:space="preserve"> between the </w:t>
      </w:r>
      <w:r w:rsidR="00714CA6" w:rsidRPr="007249AC">
        <w:rPr>
          <w:i/>
        </w:rPr>
        <w:t>sheep-gain-from-food</w:t>
      </w:r>
      <w:r w:rsidR="00714CA6">
        <w:t xml:space="preserve"> parameter and the mean sheep count, and negative </w:t>
      </w:r>
      <w:r w:rsidR="00E50CDB">
        <w:t xml:space="preserve">correlations </w:t>
      </w:r>
      <w:r w:rsidR="00714CA6">
        <w:t xml:space="preserve">for the </w:t>
      </w:r>
      <w:r w:rsidR="00714CA6" w:rsidRPr="007249AC">
        <w:rPr>
          <w:i/>
        </w:rPr>
        <w:t>wolf-gain-from-food</w:t>
      </w:r>
      <w:r w:rsidR="00714CA6">
        <w:rPr>
          <w:i/>
        </w:rPr>
        <w:t xml:space="preserve"> </w:t>
      </w:r>
      <w:r w:rsidR="00714CA6">
        <w:t xml:space="preserve">and </w:t>
      </w:r>
      <w:r w:rsidR="00714CA6">
        <w:rPr>
          <w:i/>
        </w:rPr>
        <w:t>wolf-reproduce</w:t>
      </w:r>
      <w:r w:rsidR="00714CA6" w:rsidRPr="007249AC">
        <w:rPr>
          <w:i/>
        </w:rPr>
        <w:t xml:space="preserve"> </w:t>
      </w:r>
      <w:r w:rsidR="00714CA6">
        <w:t>parameters.</w:t>
      </w:r>
    </w:p>
    <w:p w14:paraId="46B183FD" w14:textId="77777777" w:rsidR="00AA0166" w:rsidRDefault="00AA0166" w:rsidP="006B2A9D">
      <w:pPr>
        <w:spacing w:line="276" w:lineRule="auto"/>
      </w:pPr>
    </w:p>
    <w:p w14:paraId="23214A91" w14:textId="77777777" w:rsidR="00AA0166" w:rsidRDefault="00847D5F" w:rsidP="00AA0166">
      <w:pPr>
        <w:keepNext/>
        <w:jc w:val="center"/>
      </w:pPr>
      <w:r w:rsidRPr="003D3EFA">
        <w:rPr>
          <w:noProof/>
        </w:rPr>
        <w:drawing>
          <wp:inline distT="0" distB="0" distL="0" distR="0" wp14:anchorId="0E04CD4F" wp14:editId="6944FEE7">
            <wp:extent cx="4572000" cy="439102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4391025"/>
                    </a:xfrm>
                    <a:prstGeom prst="rect">
                      <a:avLst/>
                    </a:prstGeom>
                    <a:noFill/>
                    <a:ln>
                      <a:noFill/>
                    </a:ln>
                  </pic:spPr>
                </pic:pic>
              </a:graphicData>
            </a:graphic>
          </wp:inline>
        </w:drawing>
      </w:r>
    </w:p>
    <w:p w14:paraId="4F36655B" w14:textId="77777777" w:rsidR="00AA0166" w:rsidRDefault="00AA0166" w:rsidP="00AA0166">
      <w:pPr>
        <w:pStyle w:val="Caption"/>
      </w:pPr>
      <w:bookmarkStart w:id="18" w:name="_Ref370215956"/>
      <w:r>
        <w:t xml:space="preserve">Figure </w:t>
      </w:r>
      <w:r w:rsidR="00034040">
        <w:fldChar w:fldCharType="begin"/>
      </w:r>
      <w:r w:rsidR="00034040">
        <w:instrText xml:space="preserve"> SEQ Figure \* ARABIC </w:instrText>
      </w:r>
      <w:r w:rsidR="00034040">
        <w:fldChar w:fldCharType="separate"/>
      </w:r>
      <w:r w:rsidR="00926A22">
        <w:rPr>
          <w:noProof/>
        </w:rPr>
        <w:t>6</w:t>
      </w:r>
      <w:r w:rsidR="00034040">
        <w:rPr>
          <w:noProof/>
        </w:rPr>
        <w:fldChar w:fldCharType="end"/>
      </w:r>
      <w:bookmarkEnd w:id="18"/>
      <w:r>
        <w:t xml:space="preserve">: Scatter plots </w:t>
      </w:r>
      <w:r w:rsidR="00A20CB7">
        <w:t xml:space="preserve">with linear trendlines </w:t>
      </w:r>
      <w:r>
        <w:t>for the average number of sheep agents as a function of each input parameter</w:t>
      </w:r>
    </w:p>
    <w:p w14:paraId="74DB353D" w14:textId="77777777" w:rsidR="00AA0166" w:rsidRDefault="00AA0166" w:rsidP="00AA0166">
      <w:pPr>
        <w:spacing w:line="276" w:lineRule="auto"/>
      </w:pPr>
    </w:p>
    <w:p w14:paraId="1896558E" w14:textId="77777777" w:rsidR="00AA0166" w:rsidRDefault="00AA0166" w:rsidP="00AA0166">
      <w:pPr>
        <w:spacing w:line="276" w:lineRule="auto"/>
      </w:pPr>
      <w:r>
        <w:t xml:space="preserve">We can use SALib to calculate first-order (S1), second-order (S2) and total (ST) </w:t>
      </w:r>
      <w:proofErr w:type="spellStart"/>
      <w:r>
        <w:t>Sobol</w:t>
      </w:r>
      <w:proofErr w:type="spellEnd"/>
      <w:r>
        <w:t xml:space="preserve"> indices, to estimate each input's contribution to the variance of the average sheep count. By default, 95% </w:t>
      </w:r>
      <w:r>
        <w:lastRenderedPageBreak/>
        <w:t>confidence intervals are</w:t>
      </w:r>
      <w:r w:rsidR="00926A22">
        <w:t xml:space="preserve"> also</w:t>
      </w:r>
      <w:r>
        <w:t xml:space="preserve"> estimated for each index. The analysis function returns a Python dictionary.</w:t>
      </w:r>
    </w:p>
    <w:p w14:paraId="5A5CEDBE" w14:textId="77777777" w:rsidR="00AA0166" w:rsidRDefault="00AA0166" w:rsidP="00AA0166"/>
    <w:p w14:paraId="3A1984F7" w14:textId="77777777" w:rsidR="00AA0166" w:rsidRPr="00D96788" w:rsidRDefault="00AA0166" w:rsidP="003C04DC">
      <w:pPr>
        <w:ind w:firstLine="567"/>
        <w:jc w:val="left"/>
        <w:rPr>
          <w:rFonts w:ascii="Consolas" w:hAnsi="Consolas"/>
          <w:sz w:val="16"/>
          <w:szCs w:val="16"/>
        </w:rPr>
      </w:pPr>
      <w:r w:rsidRPr="00D96788">
        <w:rPr>
          <w:rFonts w:ascii="Consolas" w:hAnsi="Consolas"/>
          <w:sz w:val="18"/>
          <w:szCs w:val="18"/>
        </w:rPr>
        <w:t xml:space="preserve">Si = </w:t>
      </w:r>
      <w:proofErr w:type="spellStart"/>
      <w:proofErr w:type="gramStart"/>
      <w:r w:rsidRPr="00D96788">
        <w:rPr>
          <w:rFonts w:ascii="Consolas" w:hAnsi="Consolas"/>
          <w:sz w:val="18"/>
          <w:szCs w:val="18"/>
        </w:rPr>
        <w:t>sobol.analyze</w:t>
      </w:r>
      <w:proofErr w:type="spellEnd"/>
      <w:r w:rsidRPr="00D96788">
        <w:rPr>
          <w:rFonts w:ascii="Consolas" w:hAnsi="Consolas"/>
          <w:sz w:val="18"/>
          <w:szCs w:val="18"/>
        </w:rPr>
        <w:t>(</w:t>
      </w:r>
      <w:proofErr w:type="gramEnd"/>
      <w:r w:rsidRPr="00D96788">
        <w:rPr>
          <w:rFonts w:ascii="Consolas" w:hAnsi="Consolas"/>
          <w:sz w:val="18"/>
          <w:szCs w:val="18"/>
        </w:rPr>
        <w:t xml:space="preserve">problem, results['Avg. sheep'].values, </w:t>
      </w:r>
      <w:proofErr w:type="spellStart"/>
      <w:r w:rsidRPr="00D96788">
        <w:rPr>
          <w:rFonts w:ascii="Consolas" w:hAnsi="Consolas"/>
          <w:sz w:val="18"/>
          <w:szCs w:val="18"/>
        </w:rPr>
        <w:t>calc_second_order</w:t>
      </w:r>
      <w:proofErr w:type="spellEnd"/>
      <w:r w:rsidR="00D96788" w:rsidRPr="00D96788">
        <w:rPr>
          <w:rFonts w:ascii="Consolas" w:hAnsi="Consolas"/>
          <w:sz w:val="18"/>
          <w:szCs w:val="18"/>
        </w:rPr>
        <w:t>=True</w:t>
      </w:r>
      <w:r w:rsidRPr="00D96788">
        <w:rPr>
          <w:rFonts w:ascii="Consolas" w:hAnsi="Consolas"/>
          <w:sz w:val="16"/>
          <w:szCs w:val="16"/>
        </w:rPr>
        <w:t>)</w:t>
      </w:r>
    </w:p>
    <w:p w14:paraId="000EC3A3" w14:textId="77777777" w:rsidR="00AA0166" w:rsidRDefault="00AA0166" w:rsidP="00AA0166">
      <w:pPr>
        <w:ind w:firstLine="540"/>
        <w:jc w:val="left"/>
        <w:rPr>
          <w:sz w:val="16"/>
          <w:szCs w:val="16"/>
        </w:rPr>
      </w:pPr>
    </w:p>
    <w:p w14:paraId="5173F7C4" w14:textId="77777777" w:rsidR="00926A22" w:rsidRDefault="00926A22" w:rsidP="006B2A9D">
      <w:r w:rsidRPr="00926A22">
        <w:t xml:space="preserve">As a simple example, </w:t>
      </w:r>
      <w:r w:rsidR="00232D1A">
        <w:fldChar w:fldCharType="begin"/>
      </w:r>
      <w:r w:rsidR="00232D1A">
        <w:instrText xml:space="preserve"> REF _Ref501382042 \h </w:instrText>
      </w:r>
      <w:r w:rsidR="00232D1A">
        <w:fldChar w:fldCharType="separate"/>
      </w:r>
      <w:r w:rsidR="00232D1A">
        <w:t xml:space="preserve">Figure </w:t>
      </w:r>
      <w:r w:rsidR="00232D1A">
        <w:rPr>
          <w:noProof/>
        </w:rPr>
        <w:t>7</w:t>
      </w:r>
      <w:r w:rsidR="00232D1A">
        <w:fldChar w:fldCharType="end"/>
      </w:r>
      <w:r w:rsidR="00232D1A">
        <w:t xml:space="preserve"> </w:t>
      </w:r>
      <w:r w:rsidRPr="00926A22">
        <w:t>visualize</w:t>
      </w:r>
      <w:r w:rsidR="00232D1A">
        <w:t>s</w:t>
      </w:r>
      <w:r w:rsidRPr="00926A22">
        <w:t xml:space="preserve"> the first-order and total indices </w:t>
      </w:r>
      <w:r>
        <w:t xml:space="preserve">and their confidence bounds </w:t>
      </w:r>
      <w:r w:rsidR="00C915FB">
        <w:t xml:space="preserve">(shown as error bars) </w:t>
      </w:r>
      <w:r>
        <w:t xml:space="preserve">using the default </w:t>
      </w:r>
      <w:r w:rsidR="00AA4582">
        <w:t>p</w:t>
      </w:r>
      <w:r>
        <w:t xml:space="preserve">andas plotting functions, after </w:t>
      </w:r>
      <w:r w:rsidRPr="00926A22">
        <w:t xml:space="preserve">converting the dictionary returned by SALib to a </w:t>
      </w:r>
      <w:proofErr w:type="spellStart"/>
      <w:r w:rsidR="00516BD0">
        <w:t>D</w:t>
      </w:r>
      <w:r>
        <w:t>ata</w:t>
      </w:r>
      <w:r w:rsidR="00516BD0">
        <w:t>F</w:t>
      </w:r>
      <w:r>
        <w:t>rame</w:t>
      </w:r>
      <w:proofErr w:type="spellEnd"/>
      <w:r>
        <w:t>:</w:t>
      </w:r>
    </w:p>
    <w:p w14:paraId="68F4F2D8" w14:textId="77777777" w:rsidR="00926A22" w:rsidRDefault="00926A22" w:rsidP="00926A22">
      <w:pPr>
        <w:keepNext/>
      </w:pPr>
    </w:p>
    <w:p w14:paraId="18152B60" w14:textId="77777777" w:rsidR="00AA0166" w:rsidRDefault="00847D5F" w:rsidP="00AA0166">
      <w:pPr>
        <w:keepNext/>
        <w:jc w:val="center"/>
      </w:pPr>
      <w:r w:rsidRPr="00883BA0">
        <w:rPr>
          <w:noProof/>
          <w:sz w:val="16"/>
          <w:szCs w:val="16"/>
        </w:rPr>
        <w:drawing>
          <wp:inline distT="0" distB="0" distL="0" distR="0" wp14:anchorId="16F3CE65" wp14:editId="2241B071">
            <wp:extent cx="3985260" cy="29845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5260" cy="2984500"/>
                    </a:xfrm>
                    <a:prstGeom prst="rect">
                      <a:avLst/>
                    </a:prstGeom>
                    <a:noFill/>
                    <a:ln>
                      <a:noFill/>
                    </a:ln>
                  </pic:spPr>
                </pic:pic>
              </a:graphicData>
            </a:graphic>
          </wp:inline>
        </w:drawing>
      </w:r>
    </w:p>
    <w:p w14:paraId="7F2DD2B8" w14:textId="77777777" w:rsidR="00AA0166" w:rsidRDefault="00AA0166" w:rsidP="00AA0166">
      <w:pPr>
        <w:pStyle w:val="Caption"/>
      </w:pPr>
      <w:bookmarkStart w:id="19" w:name="_Ref501382042"/>
      <w:r>
        <w:t xml:space="preserve">Figure </w:t>
      </w:r>
      <w:r w:rsidR="00034040">
        <w:fldChar w:fldCharType="begin"/>
      </w:r>
      <w:r w:rsidR="00034040">
        <w:instrText xml:space="preserve"> SEQ Figure \* ARABIC </w:instrText>
      </w:r>
      <w:r w:rsidR="00034040">
        <w:fldChar w:fldCharType="separate"/>
      </w:r>
      <w:r w:rsidR="00926A22">
        <w:rPr>
          <w:noProof/>
        </w:rPr>
        <w:t>7</w:t>
      </w:r>
      <w:r w:rsidR="00034040">
        <w:rPr>
          <w:noProof/>
        </w:rPr>
        <w:fldChar w:fldCharType="end"/>
      </w:r>
      <w:bookmarkEnd w:id="19"/>
      <w:r>
        <w:t xml:space="preserve">: First-order and total </w:t>
      </w:r>
      <w:proofErr w:type="spellStart"/>
      <w:r>
        <w:t>Sobol</w:t>
      </w:r>
      <w:proofErr w:type="spellEnd"/>
      <w:r>
        <w:t xml:space="preserve"> indices with confidence bounds</w:t>
      </w:r>
      <w:r w:rsidR="006E3BB0">
        <w:t>, for the average number of sheep agents</w:t>
      </w:r>
    </w:p>
    <w:p w14:paraId="1BF9DCAD" w14:textId="77777777" w:rsidR="00926A22" w:rsidRDefault="007249AC" w:rsidP="00926A22">
      <w:pPr>
        <w:spacing w:line="276" w:lineRule="auto"/>
      </w:pPr>
      <w:r>
        <w:t xml:space="preserve">The </w:t>
      </w:r>
      <w:r w:rsidRPr="007249AC">
        <w:rPr>
          <w:i/>
        </w:rPr>
        <w:t>sheep-gain-from-food</w:t>
      </w:r>
      <w:r w:rsidR="00926A22">
        <w:t xml:space="preserve"> parameter has the highest </w:t>
      </w:r>
      <w:r w:rsidR="007723FB">
        <w:t>S1 and ST indices,</w:t>
      </w:r>
      <w:r w:rsidR="00926A22">
        <w:t xml:space="preserve"> indicating that it contributes </w:t>
      </w:r>
      <w:r w:rsidR="007723FB">
        <w:t xml:space="preserve">roughly </w:t>
      </w:r>
      <w:r w:rsidR="00DE2AD9">
        <w:t>4</w:t>
      </w:r>
      <w:r w:rsidR="007723FB">
        <w:t xml:space="preserve">0% of output variance on its own, and </w:t>
      </w:r>
      <w:r w:rsidR="00926A22">
        <w:t xml:space="preserve">over 50% </w:t>
      </w:r>
      <w:r w:rsidR="007723FB">
        <w:t>when</w:t>
      </w:r>
      <w:r w:rsidR="00926A22">
        <w:t xml:space="preserve"> accounting for interactions wit</w:t>
      </w:r>
      <w:r>
        <w:t xml:space="preserve">h other parameters. However, </w:t>
      </w:r>
      <w:r w:rsidR="00926A22">
        <w:t xml:space="preserve">the </w:t>
      </w:r>
      <w:r w:rsidR="000C693F">
        <w:t xml:space="preserve">first-order </w:t>
      </w:r>
      <w:r w:rsidR="00926A22">
        <w:t xml:space="preserve">confidence bounds are overly broad due to the </w:t>
      </w:r>
      <w:r w:rsidR="00DE2AD9">
        <w:t xml:space="preserve">relatively </w:t>
      </w:r>
      <w:r w:rsidR="00926A22">
        <w:t xml:space="preserve">small </w:t>
      </w:r>
      <w:r w:rsidR="00926A22" w:rsidRPr="00926A22">
        <w:rPr>
          <w:i/>
        </w:rPr>
        <w:t>n</w:t>
      </w:r>
      <w:r w:rsidR="00926A22">
        <w:t xml:space="preserve"> value used for sampling</w:t>
      </w:r>
      <w:r w:rsidR="00D34AAF">
        <w:t xml:space="preserve"> (i.e. </w:t>
      </w:r>
      <w:r w:rsidR="000C693F">
        <w:t>100</w:t>
      </w:r>
      <w:r w:rsidR="00D34AAF">
        <w:t>0)</w:t>
      </w:r>
      <w:r w:rsidR="00926A22">
        <w:t xml:space="preserve">, </w:t>
      </w:r>
      <w:r w:rsidR="00193C4B">
        <w:t xml:space="preserve">indicating </w:t>
      </w:r>
      <w:r w:rsidR="00926A22">
        <w:t xml:space="preserve">that a larger sample would be required for reliable results. </w:t>
      </w:r>
    </w:p>
    <w:p w14:paraId="5B9387D4" w14:textId="77777777" w:rsidR="00926A22" w:rsidRDefault="00926A22" w:rsidP="00926A22">
      <w:pPr>
        <w:spacing w:line="276" w:lineRule="auto"/>
      </w:pPr>
    </w:p>
    <w:p w14:paraId="45CEA595" w14:textId="77777777" w:rsidR="00926A22" w:rsidRDefault="00926A22" w:rsidP="00926A22">
      <w:pPr>
        <w:spacing w:line="276" w:lineRule="auto"/>
      </w:pPr>
      <w:r>
        <w:t>We can use a more sophisticated visualization to include the second-order</w:t>
      </w:r>
      <w:r w:rsidR="00D96788">
        <w:t xml:space="preserve"> pairwise</w:t>
      </w:r>
      <w:r>
        <w:t xml:space="preserve"> interactions between input</w:t>
      </w:r>
      <w:r w:rsidR="001A1323">
        <w:t xml:space="preserve">s, shown in </w:t>
      </w:r>
      <w:r w:rsidR="001A1323">
        <w:fldChar w:fldCharType="begin"/>
      </w:r>
      <w:r w:rsidR="001A1323">
        <w:instrText xml:space="preserve"> REF _Ref501378710 \h </w:instrText>
      </w:r>
      <w:r w:rsidR="001A1323">
        <w:fldChar w:fldCharType="separate"/>
      </w:r>
      <w:r w:rsidR="001A1323">
        <w:t xml:space="preserve">Figure </w:t>
      </w:r>
      <w:r w:rsidR="001A1323">
        <w:rPr>
          <w:noProof/>
        </w:rPr>
        <w:t>8</w:t>
      </w:r>
      <w:r w:rsidR="001A1323">
        <w:fldChar w:fldCharType="end"/>
      </w:r>
      <w:r w:rsidR="001A1323">
        <w:t>. Th</w:t>
      </w:r>
      <w:r w:rsidR="00DE2AD9">
        <w:t>e size of the ST and S1 circles correspond to the normalized total and first-order indices</w:t>
      </w:r>
      <w:r w:rsidR="001A1323">
        <w:t xml:space="preserve">, and the width of connecting lines between </w:t>
      </w:r>
      <w:r w:rsidR="00354ED4">
        <w:t>variables indicates the relative importance of their pairwise interactions on output variance.</w:t>
      </w:r>
    </w:p>
    <w:p w14:paraId="23B32F9B" w14:textId="77777777" w:rsidR="00926A22" w:rsidRDefault="00926A22" w:rsidP="00926A22">
      <w:pPr>
        <w:spacing w:line="276" w:lineRule="auto"/>
      </w:pPr>
    </w:p>
    <w:p w14:paraId="2C36050F" w14:textId="77777777" w:rsidR="00926A22" w:rsidRDefault="00847D5F" w:rsidP="00926A22">
      <w:pPr>
        <w:keepNext/>
        <w:spacing w:line="276" w:lineRule="auto"/>
        <w:jc w:val="center"/>
      </w:pPr>
      <w:r w:rsidRPr="003D3EFA">
        <w:rPr>
          <w:noProof/>
        </w:rPr>
        <w:lastRenderedPageBreak/>
        <w:drawing>
          <wp:inline distT="0" distB="0" distL="0" distR="0" wp14:anchorId="4D1A97EC" wp14:editId="10430D68">
            <wp:extent cx="3923720" cy="2932981"/>
            <wp:effectExtent l="0" t="0" r="635" b="127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tretch>
                      <a:fillRect/>
                    </a:stretch>
                  </pic:blipFill>
                  <pic:spPr bwMode="auto">
                    <a:xfrm>
                      <a:off x="0" y="0"/>
                      <a:ext cx="3942644" cy="2947127"/>
                    </a:xfrm>
                    <a:prstGeom prst="rect">
                      <a:avLst/>
                    </a:prstGeom>
                    <a:noFill/>
                    <a:ln>
                      <a:noFill/>
                    </a:ln>
                  </pic:spPr>
                </pic:pic>
              </a:graphicData>
            </a:graphic>
          </wp:inline>
        </w:drawing>
      </w:r>
    </w:p>
    <w:p w14:paraId="2F6CC952" w14:textId="77777777" w:rsidR="00926A22" w:rsidRDefault="00926A22" w:rsidP="00926A22">
      <w:pPr>
        <w:pStyle w:val="Caption"/>
      </w:pPr>
      <w:bookmarkStart w:id="20" w:name="_Ref501378710"/>
      <w:r>
        <w:t xml:space="preserve">Figure </w:t>
      </w:r>
      <w:r w:rsidR="00034040">
        <w:fldChar w:fldCharType="begin"/>
      </w:r>
      <w:r w:rsidR="00034040">
        <w:instrText xml:space="preserve"> SEQ Figure \* ARABIC </w:instrText>
      </w:r>
      <w:r w:rsidR="00034040">
        <w:fldChar w:fldCharType="separate"/>
      </w:r>
      <w:r>
        <w:rPr>
          <w:noProof/>
        </w:rPr>
        <w:t>8</w:t>
      </w:r>
      <w:r w:rsidR="00034040">
        <w:rPr>
          <w:noProof/>
        </w:rPr>
        <w:fldChar w:fldCharType="end"/>
      </w:r>
      <w:bookmarkEnd w:id="20"/>
      <w:r>
        <w:t xml:space="preserve">: First-order, second-order and total </w:t>
      </w:r>
      <w:proofErr w:type="spellStart"/>
      <w:r>
        <w:t>Sobol</w:t>
      </w:r>
      <w:proofErr w:type="spellEnd"/>
      <w:r>
        <w:t xml:space="preserve"> indices</w:t>
      </w:r>
      <w:r w:rsidR="006E3BB0">
        <w:t xml:space="preserve"> for the average number of sheep agents</w:t>
      </w:r>
    </w:p>
    <w:p w14:paraId="7B742374" w14:textId="77777777" w:rsidR="00C92A3F" w:rsidRDefault="00926A22" w:rsidP="00926A22">
      <w:pPr>
        <w:spacing w:line="276" w:lineRule="auto"/>
      </w:pPr>
      <w:r w:rsidRPr="00926A22">
        <w:t xml:space="preserve">In this case, the </w:t>
      </w:r>
      <w:r w:rsidRPr="007249AC">
        <w:rPr>
          <w:i/>
        </w:rPr>
        <w:t>sheep-gain-from-food</w:t>
      </w:r>
      <w:r w:rsidRPr="00926A22">
        <w:t xml:space="preserve"> variable has strong interactions with the </w:t>
      </w:r>
      <w:r w:rsidRPr="007249AC">
        <w:rPr>
          <w:i/>
        </w:rPr>
        <w:t>wolf-gain-from-food</w:t>
      </w:r>
      <w:r w:rsidRPr="00926A22">
        <w:t xml:space="preserve"> and </w:t>
      </w:r>
      <w:r w:rsidR="00166369">
        <w:rPr>
          <w:i/>
        </w:rPr>
        <w:t>wolf</w:t>
      </w:r>
      <w:r w:rsidRPr="007249AC">
        <w:rPr>
          <w:i/>
        </w:rPr>
        <w:t>-reproduce</w:t>
      </w:r>
      <w:r w:rsidRPr="00926A22">
        <w:t xml:space="preserve"> inputs in particular</w:t>
      </w:r>
      <w:r>
        <w:t>, as indicated by their thicker connecting lines</w:t>
      </w:r>
      <w:r w:rsidRPr="00926A22">
        <w:t>.</w:t>
      </w:r>
    </w:p>
    <w:p w14:paraId="31812316" w14:textId="77777777" w:rsidR="009F3A4B" w:rsidRDefault="009F3A4B" w:rsidP="00926A22">
      <w:pPr>
        <w:spacing w:line="276" w:lineRule="auto"/>
      </w:pPr>
    </w:p>
    <w:p w14:paraId="422BC5E7" w14:textId="77777777" w:rsidR="009F3A4B" w:rsidRPr="004D6278" w:rsidRDefault="009F3A4B" w:rsidP="004D6278">
      <w:pPr>
        <w:ind w:left="360"/>
        <w:outlineLvl w:val="0"/>
        <w:rPr>
          <w:rFonts w:cs="Arial"/>
          <w:lang w:val="en-GB"/>
        </w:rPr>
      </w:pPr>
      <w:r w:rsidRPr="004D6278">
        <w:rPr>
          <w:rFonts w:cs="Arial"/>
          <w:b/>
        </w:rPr>
        <w:t xml:space="preserve">Using </w:t>
      </w:r>
      <w:proofErr w:type="spellStart"/>
      <w:r w:rsidR="00317904">
        <w:rPr>
          <w:rFonts w:cs="Arial"/>
          <w:b/>
        </w:rPr>
        <w:t>i</w:t>
      </w:r>
      <w:r w:rsidRPr="004D6278">
        <w:rPr>
          <w:rFonts w:cs="Arial"/>
          <w:b/>
        </w:rPr>
        <w:t>pyparallel</w:t>
      </w:r>
      <w:proofErr w:type="spellEnd"/>
      <w:r w:rsidRPr="004D6278">
        <w:rPr>
          <w:rFonts w:cs="Arial"/>
          <w:b/>
        </w:rPr>
        <w:t xml:space="preserve"> </w:t>
      </w:r>
      <w:r w:rsidR="00BB4EDB" w:rsidRPr="004D6278">
        <w:rPr>
          <w:rFonts w:cs="Arial"/>
          <w:b/>
        </w:rPr>
        <w:t>for parallel simulation</w:t>
      </w:r>
    </w:p>
    <w:p w14:paraId="245410A0" w14:textId="77777777" w:rsidR="003C04DC" w:rsidRDefault="003C04DC" w:rsidP="003C04DC">
      <w:pPr>
        <w:rPr>
          <w:rFonts w:cs="Arial"/>
        </w:rPr>
      </w:pPr>
    </w:p>
    <w:p w14:paraId="480E9E92" w14:textId="69C96995" w:rsidR="003C04DC" w:rsidRPr="003C04DC" w:rsidRDefault="00317904" w:rsidP="003C04DC">
      <w:pPr>
        <w:spacing w:line="276" w:lineRule="auto"/>
        <w:rPr>
          <w:rFonts w:cs="Arial"/>
        </w:rPr>
      </w:pPr>
      <w:proofErr w:type="spellStart"/>
      <w:proofErr w:type="gramStart"/>
      <w:r>
        <w:rPr>
          <w:rFonts w:cs="Arial"/>
        </w:rPr>
        <w:t>i</w:t>
      </w:r>
      <w:r w:rsidR="003C04DC" w:rsidRPr="003C04DC">
        <w:rPr>
          <w:rFonts w:cs="Arial"/>
        </w:rPr>
        <w:t>pyparallel</w:t>
      </w:r>
      <w:proofErr w:type="spellEnd"/>
      <w:proofErr w:type="gramEnd"/>
      <w:r w:rsidR="003C04DC" w:rsidRPr="003C04DC">
        <w:rPr>
          <w:rFonts w:cs="Arial"/>
        </w:rPr>
        <w:t xml:space="preserve"> is a standalone package (available through the </w:t>
      </w:r>
      <w:proofErr w:type="spellStart"/>
      <w:r w:rsidR="00D34AAF" w:rsidRPr="00464BDF">
        <w:rPr>
          <w:rFonts w:cs="Arial"/>
        </w:rPr>
        <w:t>conda</w:t>
      </w:r>
      <w:proofErr w:type="spellEnd"/>
      <w:r w:rsidR="003C04DC" w:rsidRPr="003C04DC">
        <w:rPr>
          <w:rFonts w:cs="Arial"/>
        </w:rPr>
        <w:t xml:space="preserve"> package manager) which can be used to interactively run parallel tasks from </w:t>
      </w:r>
      <w:proofErr w:type="spellStart"/>
      <w:r w:rsidR="003C04DC" w:rsidRPr="003C04DC">
        <w:rPr>
          <w:rFonts w:cs="Arial"/>
        </w:rPr>
        <w:t>IPython</w:t>
      </w:r>
      <w:proofErr w:type="spellEnd"/>
      <w:r w:rsidR="003C04DC" w:rsidRPr="003C04DC">
        <w:rPr>
          <w:rFonts w:cs="Arial"/>
        </w:rPr>
        <w:t xml:space="preserve"> on a single PC, but also on multiple computers. On machines with multiple cores, this can significantly improve performance: for instance, the multiple simulations required for a sensitivity analys</w:t>
      </w:r>
      <w:r w:rsidR="003C04DC">
        <w:rPr>
          <w:rFonts w:cs="Arial"/>
        </w:rPr>
        <w:t>is are easy to run in parallel. This subsection will repeat the</w:t>
      </w:r>
      <w:r w:rsidR="00464BDF">
        <w:rPr>
          <w:rFonts w:cs="Arial"/>
        </w:rPr>
        <w:t xml:space="preserve"> </w:t>
      </w:r>
      <w:r w:rsidR="003C04DC">
        <w:rPr>
          <w:rFonts w:cs="Arial"/>
        </w:rPr>
        <w:t>global sensit</w:t>
      </w:r>
      <w:r w:rsidR="005B4FD6">
        <w:rPr>
          <w:rFonts w:cs="Arial"/>
        </w:rPr>
        <w:t>ivity analysis presented in the previous subsection</w:t>
      </w:r>
      <w:r w:rsidR="003C04DC">
        <w:rPr>
          <w:rFonts w:cs="Arial"/>
        </w:rPr>
        <w:t xml:space="preserve">, this time using </w:t>
      </w:r>
      <w:proofErr w:type="spellStart"/>
      <w:r>
        <w:rPr>
          <w:rFonts w:cs="Arial"/>
        </w:rPr>
        <w:t>ip</w:t>
      </w:r>
      <w:r w:rsidR="003C04DC">
        <w:rPr>
          <w:rFonts w:cs="Arial"/>
        </w:rPr>
        <w:t>yparallel</w:t>
      </w:r>
      <w:proofErr w:type="spellEnd"/>
      <w:r w:rsidR="003C04DC">
        <w:rPr>
          <w:rFonts w:cs="Arial"/>
        </w:rPr>
        <w:t xml:space="preserve"> to distribute the si</w:t>
      </w:r>
      <w:r w:rsidR="005C0BBA">
        <w:rPr>
          <w:rFonts w:cs="Arial"/>
        </w:rPr>
        <w:t>mulations across multiple cores on a single computer.</w:t>
      </w:r>
      <w:r w:rsidR="00464BDF">
        <w:rPr>
          <w:rFonts w:cs="Arial"/>
        </w:rPr>
        <w:t xml:space="preserve"> The code fragments assume the analysis is executed from a </w:t>
      </w:r>
      <w:proofErr w:type="spellStart"/>
      <w:r w:rsidR="00464BDF">
        <w:rPr>
          <w:rFonts w:cs="Arial"/>
        </w:rPr>
        <w:t>Jupyter</w:t>
      </w:r>
      <w:proofErr w:type="spellEnd"/>
      <w:r w:rsidR="00464BDF">
        <w:rPr>
          <w:rFonts w:cs="Arial"/>
        </w:rPr>
        <w:t xml:space="preserve"> notebook; as with the previous examples, the full notebook is available from the </w:t>
      </w:r>
      <w:proofErr w:type="spellStart"/>
      <w:r w:rsidR="00464BDF">
        <w:rPr>
          <w:rFonts w:cs="Arial"/>
        </w:rPr>
        <w:t>pyNetLogo</w:t>
      </w:r>
      <w:proofErr w:type="spellEnd"/>
      <w:r w:rsidR="00464BDF">
        <w:rPr>
          <w:rFonts w:cs="Arial"/>
        </w:rPr>
        <w:t xml:space="preserve"> repository.</w:t>
      </w:r>
    </w:p>
    <w:p w14:paraId="73E615B6" w14:textId="77777777" w:rsidR="003C04DC" w:rsidRPr="003C04DC" w:rsidRDefault="003C04DC" w:rsidP="003C04DC">
      <w:pPr>
        <w:spacing w:line="276" w:lineRule="auto"/>
        <w:rPr>
          <w:rFonts w:cs="Arial"/>
        </w:rPr>
      </w:pPr>
    </w:p>
    <w:p w14:paraId="5CDBDCAE" w14:textId="77777777" w:rsidR="003C04DC" w:rsidRPr="003C04DC" w:rsidRDefault="00317904" w:rsidP="003C04DC">
      <w:pPr>
        <w:spacing w:line="276" w:lineRule="auto"/>
        <w:rPr>
          <w:rFonts w:cs="Arial"/>
        </w:rPr>
      </w:pPr>
      <w:proofErr w:type="spellStart"/>
      <w:r>
        <w:rPr>
          <w:rFonts w:cs="Arial"/>
        </w:rPr>
        <w:t>ip</w:t>
      </w:r>
      <w:r w:rsidR="003C04DC" w:rsidRPr="003C04DC">
        <w:rPr>
          <w:rFonts w:cs="Arial"/>
        </w:rPr>
        <w:t>yparallel</w:t>
      </w:r>
      <w:proofErr w:type="spellEnd"/>
      <w:r w:rsidR="003C04DC" w:rsidRPr="003C04DC">
        <w:rPr>
          <w:rFonts w:cs="Arial"/>
        </w:rPr>
        <w:t xml:space="preserve"> first requires starting a controller and multiple engines, which can be done from a terminal or command prompt with the following:</w:t>
      </w:r>
    </w:p>
    <w:p w14:paraId="79ADD8E6" w14:textId="77777777" w:rsidR="003C04DC" w:rsidRPr="003C04DC" w:rsidRDefault="003C04DC" w:rsidP="003C04DC">
      <w:pPr>
        <w:spacing w:line="276" w:lineRule="auto"/>
        <w:rPr>
          <w:rFonts w:cs="Arial"/>
        </w:rPr>
      </w:pPr>
    </w:p>
    <w:p w14:paraId="1D66D9A8" w14:textId="77777777" w:rsidR="003C04DC" w:rsidRPr="00D96788" w:rsidRDefault="003C04DC" w:rsidP="003C04DC">
      <w:pPr>
        <w:spacing w:line="276" w:lineRule="auto"/>
        <w:ind w:firstLine="540"/>
        <w:rPr>
          <w:rFonts w:ascii="Consolas" w:hAnsi="Consolas" w:cs="Arial"/>
          <w:sz w:val="18"/>
          <w:szCs w:val="18"/>
        </w:rPr>
      </w:pPr>
      <w:proofErr w:type="spellStart"/>
      <w:r w:rsidRPr="00D96788">
        <w:rPr>
          <w:rFonts w:ascii="Consolas" w:hAnsi="Consolas" w:cs="Arial"/>
          <w:sz w:val="18"/>
          <w:szCs w:val="18"/>
        </w:rPr>
        <w:t>ipcluster</w:t>
      </w:r>
      <w:proofErr w:type="spellEnd"/>
      <w:r w:rsidRPr="00D96788">
        <w:rPr>
          <w:rFonts w:ascii="Consolas" w:hAnsi="Consolas" w:cs="Arial"/>
          <w:sz w:val="18"/>
          <w:szCs w:val="18"/>
        </w:rPr>
        <w:t xml:space="preserve"> start -n 4</w:t>
      </w:r>
    </w:p>
    <w:p w14:paraId="0DB8BD4E" w14:textId="77777777" w:rsidR="003C04DC" w:rsidRPr="003C04DC" w:rsidRDefault="003C04DC" w:rsidP="003C04DC">
      <w:pPr>
        <w:spacing w:line="276" w:lineRule="auto"/>
        <w:rPr>
          <w:rFonts w:cs="Arial"/>
        </w:rPr>
      </w:pPr>
    </w:p>
    <w:p w14:paraId="03430074" w14:textId="77777777" w:rsidR="003C04DC" w:rsidRPr="003C04DC" w:rsidRDefault="003C04DC" w:rsidP="003C04DC">
      <w:pPr>
        <w:spacing w:line="276" w:lineRule="auto"/>
        <w:rPr>
          <w:rFonts w:cs="Arial"/>
        </w:rPr>
      </w:pPr>
      <w:r w:rsidRPr="003C04DC">
        <w:rPr>
          <w:rFonts w:cs="Arial"/>
        </w:rPr>
        <w:t xml:space="preserve">The optional </w:t>
      </w:r>
      <w:r w:rsidRPr="003C04DC">
        <w:rPr>
          <w:rFonts w:cs="Arial"/>
          <w:i/>
        </w:rPr>
        <w:t>-n</w:t>
      </w:r>
      <w:r w:rsidRPr="003C04DC">
        <w:rPr>
          <w:rFonts w:cs="Arial"/>
        </w:rPr>
        <w:t xml:space="preserve"> argument specifies the number of proc</w:t>
      </w:r>
      <w:r w:rsidR="00BB4EDB">
        <w:rPr>
          <w:rFonts w:cs="Arial"/>
        </w:rPr>
        <w:t>es</w:t>
      </w:r>
      <w:r w:rsidR="005C0BBA">
        <w:rPr>
          <w:rFonts w:cs="Arial"/>
        </w:rPr>
        <w:t>ses to start (4 in this case). B</w:t>
      </w:r>
      <w:r w:rsidR="00BB4EDB">
        <w:rPr>
          <w:rFonts w:cs="Arial"/>
        </w:rPr>
        <w:t>y default, the number of logical processor cores will be used.</w:t>
      </w:r>
    </w:p>
    <w:p w14:paraId="3C750E93" w14:textId="77777777" w:rsidR="003C04DC" w:rsidRPr="003C04DC" w:rsidRDefault="003C04DC" w:rsidP="003C04DC">
      <w:pPr>
        <w:spacing w:line="276" w:lineRule="auto"/>
        <w:rPr>
          <w:rFonts w:cs="Arial"/>
        </w:rPr>
      </w:pPr>
    </w:p>
    <w:p w14:paraId="71BCEC3A" w14:textId="77777777" w:rsidR="00926A22" w:rsidRDefault="003C04DC" w:rsidP="003C04DC">
      <w:pPr>
        <w:spacing w:line="276" w:lineRule="auto"/>
        <w:rPr>
          <w:rFonts w:cs="Arial"/>
        </w:rPr>
      </w:pPr>
      <w:r w:rsidRPr="003C04DC">
        <w:rPr>
          <w:rFonts w:cs="Arial"/>
        </w:rPr>
        <w:t>Next, we can connect the inte</w:t>
      </w:r>
      <w:r w:rsidR="00D4723D">
        <w:rPr>
          <w:rFonts w:cs="Arial"/>
        </w:rPr>
        <w:t xml:space="preserve">ractive notebook to the </w:t>
      </w:r>
      <w:r w:rsidRPr="003C04DC">
        <w:rPr>
          <w:rFonts w:cs="Arial"/>
        </w:rPr>
        <w:t>cluster by instantiating a client</w:t>
      </w:r>
      <w:r w:rsidR="00350E2D">
        <w:rPr>
          <w:rFonts w:cs="Arial"/>
        </w:rPr>
        <w:t xml:space="preserve"> (within a notebook)</w:t>
      </w:r>
      <w:r w:rsidRPr="003C04DC">
        <w:rPr>
          <w:rFonts w:cs="Arial"/>
        </w:rPr>
        <w:t xml:space="preserve">, and checking that </w:t>
      </w:r>
      <w:proofErr w:type="spellStart"/>
      <w:r w:rsidRPr="00464BDF">
        <w:rPr>
          <w:rFonts w:ascii="Consolas" w:hAnsi="Consolas" w:cs="Arial"/>
        </w:rPr>
        <w:t>client.ids</w:t>
      </w:r>
      <w:proofErr w:type="spellEnd"/>
      <w:r w:rsidRPr="003C04DC">
        <w:rPr>
          <w:rFonts w:cs="Arial"/>
        </w:rPr>
        <w:t xml:space="preserve"> returns a list of 4 available engines.</w:t>
      </w:r>
    </w:p>
    <w:p w14:paraId="77BF6135" w14:textId="77777777" w:rsidR="003C04DC" w:rsidRDefault="003C04DC" w:rsidP="003C04DC">
      <w:pPr>
        <w:spacing w:line="276" w:lineRule="auto"/>
        <w:rPr>
          <w:rFonts w:cs="Arial"/>
        </w:rPr>
      </w:pPr>
    </w:p>
    <w:p w14:paraId="04011D14"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ipyparallel</w:t>
      </w:r>
      <w:proofErr w:type="spellEnd"/>
    </w:p>
    <w:p w14:paraId="39C52E41" w14:textId="77777777" w:rsidR="003C04DC" w:rsidRPr="00D96788" w:rsidRDefault="003C04DC" w:rsidP="009C464D">
      <w:pPr>
        <w:spacing w:line="276" w:lineRule="auto"/>
        <w:ind w:left="567"/>
        <w:rPr>
          <w:rFonts w:ascii="Consolas" w:hAnsi="Consolas"/>
          <w:sz w:val="18"/>
          <w:szCs w:val="18"/>
        </w:rPr>
      </w:pPr>
    </w:p>
    <w:p w14:paraId="5C8C50F9" w14:textId="77777777" w:rsidR="003C04DC" w:rsidRPr="00D96788" w:rsidRDefault="003C04DC" w:rsidP="009C464D">
      <w:pPr>
        <w:spacing w:line="276" w:lineRule="auto"/>
        <w:ind w:left="567"/>
        <w:rPr>
          <w:rFonts w:ascii="Consolas" w:hAnsi="Consolas"/>
          <w:sz w:val="18"/>
          <w:szCs w:val="18"/>
        </w:rPr>
      </w:pPr>
      <w:proofErr w:type="gramStart"/>
      <w:r w:rsidRPr="00D96788">
        <w:rPr>
          <w:rFonts w:ascii="Consolas" w:hAnsi="Consolas"/>
          <w:sz w:val="18"/>
          <w:szCs w:val="18"/>
        </w:rPr>
        <w:t>client</w:t>
      </w:r>
      <w:proofErr w:type="gramEnd"/>
      <w:r w:rsidRPr="00D96788">
        <w:rPr>
          <w:rFonts w:ascii="Consolas" w:hAnsi="Consolas"/>
          <w:sz w:val="18"/>
          <w:szCs w:val="18"/>
        </w:rPr>
        <w:t xml:space="preserve"> = </w:t>
      </w:r>
      <w:proofErr w:type="spellStart"/>
      <w:r w:rsidRPr="00D96788">
        <w:rPr>
          <w:rFonts w:ascii="Consolas" w:hAnsi="Consolas"/>
          <w:sz w:val="18"/>
          <w:szCs w:val="18"/>
        </w:rPr>
        <w:t>ipyparallel.Client</w:t>
      </w:r>
      <w:proofErr w:type="spellEnd"/>
      <w:r w:rsidRPr="00D96788">
        <w:rPr>
          <w:rFonts w:ascii="Consolas" w:hAnsi="Consolas"/>
          <w:sz w:val="18"/>
          <w:szCs w:val="18"/>
        </w:rPr>
        <w:t>()</w:t>
      </w:r>
    </w:p>
    <w:p w14:paraId="0E0B46BD" w14:textId="77777777" w:rsidR="003C04DC" w:rsidRPr="00D96788" w:rsidRDefault="00BB4EDB" w:rsidP="009C464D">
      <w:pPr>
        <w:spacing w:line="276" w:lineRule="auto"/>
        <w:ind w:left="567"/>
        <w:rPr>
          <w:rFonts w:ascii="Consolas" w:hAnsi="Consolas"/>
          <w:sz w:val="18"/>
          <w:szCs w:val="18"/>
        </w:rPr>
      </w:pPr>
      <w:r w:rsidRPr="00D96788">
        <w:rPr>
          <w:rFonts w:ascii="Consolas" w:hAnsi="Consolas"/>
          <w:sz w:val="18"/>
          <w:szCs w:val="18"/>
        </w:rPr>
        <w:t>print(</w:t>
      </w:r>
      <w:proofErr w:type="spellStart"/>
      <w:r w:rsidR="003C04DC" w:rsidRPr="00D96788">
        <w:rPr>
          <w:rFonts w:ascii="Consolas" w:hAnsi="Consolas"/>
          <w:sz w:val="18"/>
          <w:szCs w:val="18"/>
        </w:rPr>
        <w:t>client.ids</w:t>
      </w:r>
      <w:proofErr w:type="spellEnd"/>
      <w:r w:rsidRPr="00D96788">
        <w:rPr>
          <w:rFonts w:ascii="Consolas" w:hAnsi="Consolas"/>
          <w:sz w:val="18"/>
          <w:szCs w:val="18"/>
        </w:rPr>
        <w:t>)</w:t>
      </w:r>
    </w:p>
    <w:p w14:paraId="61A571D0" w14:textId="77777777" w:rsidR="003C04DC" w:rsidRDefault="003C04DC" w:rsidP="003C04DC">
      <w:pPr>
        <w:spacing w:line="276" w:lineRule="auto"/>
      </w:pPr>
    </w:p>
    <w:p w14:paraId="230C1866" w14:textId="77777777" w:rsidR="003C04DC" w:rsidRDefault="009C464D" w:rsidP="003C04DC">
      <w:pPr>
        <w:spacing w:line="276" w:lineRule="auto"/>
      </w:pPr>
      <w:r>
        <w:t>After defining the SALib problem dictionary and input sample as in the previous subsection, we can</w:t>
      </w:r>
      <w:r w:rsidR="003C04DC">
        <w:t xml:space="preserve"> then set up the engines so that they can run the simulations, using a "direct v</w:t>
      </w:r>
      <w:r>
        <w:t xml:space="preserve">iew" that accesses all engines. </w:t>
      </w:r>
      <w:r w:rsidR="003C04DC">
        <w:t xml:space="preserve">We first need </w:t>
      </w:r>
      <w:r w:rsidR="00A46F31">
        <w:t>to</w:t>
      </w:r>
      <w:r w:rsidR="006766B5">
        <w:t xml:space="preserve"> ensure</w:t>
      </w:r>
      <w:r w:rsidR="003C04DC">
        <w:t xml:space="preserve"> </w:t>
      </w:r>
      <w:r w:rsidR="006766B5">
        <w:t>t</w:t>
      </w:r>
      <w:r w:rsidR="003C04DC">
        <w:t>he engines</w:t>
      </w:r>
      <w:r w:rsidR="006766B5">
        <w:t xml:space="preserve"> can </w:t>
      </w:r>
      <w:r w:rsidR="00BE2F7B">
        <w:t xml:space="preserve">access the current working directory in order to </w:t>
      </w:r>
      <w:r w:rsidR="006766B5">
        <w:t xml:space="preserve">find the </w:t>
      </w:r>
      <w:proofErr w:type="spellStart"/>
      <w:r w:rsidR="006766B5">
        <w:t>NetLogo</w:t>
      </w:r>
      <w:proofErr w:type="spellEnd"/>
      <w:r w:rsidR="006766B5">
        <w:t xml:space="preserve"> model. </w:t>
      </w:r>
      <w:r>
        <w:t xml:space="preserve">We can then also </w:t>
      </w:r>
      <w:r w:rsidR="00BE2F7B">
        <w:t>pass</w:t>
      </w:r>
      <w:r>
        <w:t xml:space="preserve"> the SALib problem definition dictionary</w:t>
      </w:r>
      <w:r w:rsidR="00BE2F7B">
        <w:t xml:space="preserve"> to the engines. </w:t>
      </w:r>
    </w:p>
    <w:p w14:paraId="2210C0BF" w14:textId="77777777" w:rsidR="003C04DC" w:rsidRDefault="003C04DC" w:rsidP="003C04DC">
      <w:pPr>
        <w:spacing w:line="276" w:lineRule="auto"/>
      </w:pPr>
    </w:p>
    <w:p w14:paraId="77BF21FF" w14:textId="77777777" w:rsidR="003C04DC" w:rsidRPr="00D96788" w:rsidRDefault="003C04DC" w:rsidP="00672F5D">
      <w:pPr>
        <w:spacing w:line="276" w:lineRule="auto"/>
        <w:ind w:left="567"/>
        <w:rPr>
          <w:rFonts w:ascii="Consolas" w:hAnsi="Consolas"/>
          <w:sz w:val="18"/>
          <w:szCs w:val="18"/>
        </w:rPr>
      </w:pPr>
      <w:proofErr w:type="spellStart"/>
      <w:r w:rsidRPr="00D96788">
        <w:rPr>
          <w:rFonts w:ascii="Consolas" w:hAnsi="Consolas"/>
          <w:sz w:val="18"/>
          <w:szCs w:val="18"/>
        </w:rPr>
        <w:t>direct_view</w:t>
      </w:r>
      <w:proofErr w:type="spellEnd"/>
      <w:r w:rsidRPr="00D96788">
        <w:rPr>
          <w:rFonts w:ascii="Consolas" w:hAnsi="Consolas"/>
          <w:sz w:val="18"/>
          <w:szCs w:val="18"/>
        </w:rPr>
        <w:t xml:space="preserve"> = client[:]</w:t>
      </w:r>
    </w:p>
    <w:p w14:paraId="7A881FD4" w14:textId="77777777" w:rsidR="003C04DC"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os</w:t>
      </w:r>
      <w:proofErr w:type="spellEnd"/>
    </w:p>
    <w:p w14:paraId="533A134E" w14:textId="77777777" w:rsidR="00D96788" w:rsidRPr="00D96788" w:rsidRDefault="00D96788" w:rsidP="009C464D">
      <w:pPr>
        <w:spacing w:line="276" w:lineRule="auto"/>
        <w:ind w:left="567"/>
        <w:rPr>
          <w:rFonts w:ascii="Consolas" w:hAnsi="Consolas"/>
          <w:sz w:val="18"/>
          <w:szCs w:val="18"/>
        </w:rPr>
      </w:pPr>
    </w:p>
    <w:p w14:paraId="76038AF3" w14:textId="77777777" w:rsidR="00D96788" w:rsidRDefault="003C04DC" w:rsidP="009C464D">
      <w:pPr>
        <w:spacing w:line="276" w:lineRule="auto"/>
        <w:ind w:left="567"/>
        <w:rPr>
          <w:rFonts w:ascii="Consolas" w:hAnsi="Consolas"/>
          <w:sz w:val="18"/>
          <w:szCs w:val="18"/>
        </w:rPr>
      </w:pPr>
      <w:r w:rsidRPr="00D96788">
        <w:rPr>
          <w:rFonts w:ascii="Consolas" w:hAnsi="Consolas"/>
          <w:sz w:val="18"/>
          <w:szCs w:val="18"/>
        </w:rPr>
        <w:t>#</w:t>
      </w:r>
      <w:r w:rsidR="00D96788">
        <w:rPr>
          <w:rFonts w:ascii="Consolas" w:hAnsi="Consolas"/>
          <w:sz w:val="18"/>
          <w:szCs w:val="18"/>
        </w:rPr>
        <w:t xml:space="preserve"> </w:t>
      </w:r>
      <w:r w:rsidRPr="00D96788">
        <w:rPr>
          <w:rFonts w:ascii="Consolas" w:hAnsi="Consolas"/>
          <w:sz w:val="18"/>
          <w:szCs w:val="18"/>
        </w:rPr>
        <w:t>Push the current worki</w:t>
      </w:r>
      <w:r w:rsidR="00D96788">
        <w:rPr>
          <w:rFonts w:ascii="Consolas" w:hAnsi="Consolas"/>
          <w:sz w:val="18"/>
          <w:szCs w:val="18"/>
        </w:rPr>
        <w:t>ng directory of the notebook to a</w:t>
      </w:r>
    </w:p>
    <w:p w14:paraId="00F67089" w14:textId="77777777" w:rsidR="003C04DC" w:rsidRPr="00D96788" w:rsidRDefault="00D96788" w:rsidP="009C464D">
      <w:pPr>
        <w:spacing w:line="276" w:lineRule="auto"/>
        <w:ind w:left="567"/>
        <w:rPr>
          <w:rFonts w:ascii="Consolas" w:hAnsi="Consolas"/>
          <w:sz w:val="18"/>
          <w:szCs w:val="18"/>
        </w:rPr>
      </w:pPr>
      <w:r>
        <w:rPr>
          <w:rFonts w:ascii="Consolas" w:hAnsi="Consolas"/>
          <w:sz w:val="18"/>
          <w:szCs w:val="18"/>
        </w:rPr>
        <w:t xml:space="preserve"># </w:t>
      </w:r>
      <w:r w:rsidR="003C04DC" w:rsidRPr="00D96788">
        <w:rPr>
          <w:rFonts w:ascii="Consolas" w:hAnsi="Consolas"/>
          <w:sz w:val="18"/>
          <w:szCs w:val="18"/>
        </w:rPr>
        <w:t>"</w:t>
      </w:r>
      <w:proofErr w:type="spellStart"/>
      <w:r w:rsidR="003C04DC" w:rsidRPr="00D96788">
        <w:rPr>
          <w:rFonts w:ascii="Consolas" w:hAnsi="Consolas"/>
          <w:sz w:val="18"/>
          <w:szCs w:val="18"/>
        </w:rPr>
        <w:t>cwd</w:t>
      </w:r>
      <w:proofErr w:type="spellEnd"/>
      <w:r w:rsidR="003C04DC" w:rsidRPr="00D96788">
        <w:rPr>
          <w:rFonts w:ascii="Consolas" w:hAnsi="Consolas"/>
          <w:sz w:val="18"/>
          <w:szCs w:val="18"/>
        </w:rPr>
        <w:t>" variable on the engines that can be accessed later</w:t>
      </w:r>
    </w:p>
    <w:p w14:paraId="0947ECBF" w14:textId="77777777" w:rsidR="003C04DC" w:rsidRPr="00D96788" w:rsidRDefault="003C04DC" w:rsidP="009C464D">
      <w:pPr>
        <w:spacing w:line="276" w:lineRule="auto"/>
        <w:ind w:left="567"/>
        <w:rPr>
          <w:rFonts w:ascii="Consolas" w:hAnsi="Consolas"/>
          <w:sz w:val="18"/>
          <w:szCs w:val="18"/>
        </w:rPr>
      </w:pPr>
      <w:proofErr w:type="spellStart"/>
      <w:proofErr w:type="gramStart"/>
      <w:r w:rsidRPr="00D96788">
        <w:rPr>
          <w:rFonts w:ascii="Consolas" w:hAnsi="Consolas"/>
          <w:sz w:val="18"/>
          <w:szCs w:val="18"/>
        </w:rPr>
        <w:t>direct</w:t>
      </w:r>
      <w:proofErr w:type="gramEnd"/>
      <w:r w:rsidRPr="00D96788">
        <w:rPr>
          <w:rFonts w:ascii="Consolas" w:hAnsi="Consolas"/>
          <w:sz w:val="18"/>
          <w:szCs w:val="18"/>
        </w:rPr>
        <w:t>_view.push</w:t>
      </w:r>
      <w:proofErr w:type="spellEnd"/>
      <w:r w:rsidRPr="00D96788">
        <w:rPr>
          <w:rFonts w:ascii="Consolas" w:hAnsi="Consolas"/>
          <w:sz w:val="18"/>
          <w:szCs w:val="18"/>
        </w:rPr>
        <w:t>(</w:t>
      </w:r>
      <w:proofErr w:type="spellStart"/>
      <w:r w:rsidRPr="00D96788">
        <w:rPr>
          <w:rFonts w:ascii="Consolas" w:hAnsi="Consolas"/>
          <w:sz w:val="18"/>
          <w:szCs w:val="18"/>
        </w:rPr>
        <w:t>dict</w:t>
      </w:r>
      <w:proofErr w:type="spellEnd"/>
      <w:r w:rsidRPr="00D96788">
        <w:rPr>
          <w:rFonts w:ascii="Consolas" w:hAnsi="Consolas"/>
          <w:sz w:val="18"/>
          <w:szCs w:val="18"/>
        </w:rPr>
        <w:t>(</w:t>
      </w:r>
      <w:proofErr w:type="spellStart"/>
      <w:r w:rsidRPr="00D96788">
        <w:rPr>
          <w:rFonts w:ascii="Consolas" w:hAnsi="Consolas"/>
          <w:sz w:val="18"/>
          <w:szCs w:val="18"/>
        </w:rPr>
        <w:t>cwd</w:t>
      </w:r>
      <w:proofErr w:type="spellEnd"/>
      <w:r w:rsidRPr="00D96788">
        <w:rPr>
          <w:rFonts w:ascii="Consolas" w:hAnsi="Consolas"/>
          <w:sz w:val="18"/>
          <w:szCs w:val="18"/>
        </w:rPr>
        <w:t>=</w:t>
      </w:r>
      <w:proofErr w:type="spellStart"/>
      <w:r w:rsidRPr="00D96788">
        <w:rPr>
          <w:rFonts w:ascii="Consolas" w:hAnsi="Consolas"/>
          <w:sz w:val="18"/>
          <w:szCs w:val="18"/>
        </w:rPr>
        <w:t>os.getcwd</w:t>
      </w:r>
      <w:proofErr w:type="spellEnd"/>
      <w:r w:rsidRPr="00D96788">
        <w:rPr>
          <w:rFonts w:ascii="Consolas" w:hAnsi="Consolas"/>
          <w:sz w:val="18"/>
          <w:szCs w:val="18"/>
        </w:rPr>
        <w:t>()))</w:t>
      </w:r>
    </w:p>
    <w:p w14:paraId="27521EFA" w14:textId="77777777" w:rsidR="003C04DC" w:rsidRPr="00D96788" w:rsidRDefault="003C04DC" w:rsidP="009C464D">
      <w:pPr>
        <w:spacing w:line="276" w:lineRule="auto"/>
        <w:ind w:left="567"/>
        <w:rPr>
          <w:rFonts w:ascii="Consolas" w:hAnsi="Consolas"/>
          <w:sz w:val="18"/>
          <w:szCs w:val="18"/>
        </w:rPr>
      </w:pPr>
    </w:p>
    <w:p w14:paraId="147B15A8" w14:textId="77777777" w:rsidR="00D96788" w:rsidRDefault="003C04DC" w:rsidP="009C464D">
      <w:pPr>
        <w:spacing w:line="276" w:lineRule="auto"/>
        <w:ind w:left="567"/>
        <w:rPr>
          <w:rFonts w:ascii="Consolas" w:hAnsi="Consolas"/>
          <w:sz w:val="18"/>
          <w:szCs w:val="18"/>
        </w:rPr>
      </w:pPr>
      <w:r w:rsidRPr="00D96788">
        <w:rPr>
          <w:rFonts w:ascii="Consolas" w:hAnsi="Consolas"/>
          <w:sz w:val="18"/>
          <w:szCs w:val="18"/>
        </w:rPr>
        <w:t>#</w:t>
      </w:r>
      <w:r w:rsidR="00D96788">
        <w:rPr>
          <w:rFonts w:ascii="Consolas" w:hAnsi="Consolas"/>
          <w:sz w:val="18"/>
          <w:szCs w:val="18"/>
        </w:rPr>
        <w:t xml:space="preserve"> </w:t>
      </w:r>
      <w:r w:rsidRPr="00D96788">
        <w:rPr>
          <w:rFonts w:ascii="Consolas" w:hAnsi="Consolas"/>
          <w:sz w:val="18"/>
          <w:szCs w:val="18"/>
        </w:rPr>
        <w:t xml:space="preserve">Push the "problem" </w:t>
      </w:r>
      <w:r w:rsidR="00D96788">
        <w:rPr>
          <w:rFonts w:ascii="Consolas" w:hAnsi="Consolas"/>
          <w:sz w:val="18"/>
          <w:szCs w:val="18"/>
        </w:rPr>
        <w:t>variable from the notebook to a</w:t>
      </w:r>
    </w:p>
    <w:p w14:paraId="50FA8C09" w14:textId="77777777" w:rsidR="003C04DC" w:rsidRPr="00D96788" w:rsidRDefault="00D96788" w:rsidP="009C464D">
      <w:pPr>
        <w:spacing w:line="276" w:lineRule="auto"/>
        <w:ind w:left="567"/>
        <w:rPr>
          <w:rFonts w:ascii="Consolas" w:hAnsi="Consolas"/>
          <w:sz w:val="18"/>
          <w:szCs w:val="18"/>
        </w:rPr>
      </w:pPr>
      <w:r>
        <w:rPr>
          <w:rFonts w:ascii="Consolas" w:hAnsi="Consolas"/>
          <w:sz w:val="18"/>
          <w:szCs w:val="18"/>
        </w:rPr>
        <w:t xml:space="preserve"># </w:t>
      </w:r>
      <w:r w:rsidR="003C04DC" w:rsidRPr="00D96788">
        <w:rPr>
          <w:rFonts w:ascii="Consolas" w:hAnsi="Consolas"/>
          <w:sz w:val="18"/>
          <w:szCs w:val="18"/>
        </w:rPr>
        <w:t>corresponding variable on the engines</w:t>
      </w:r>
    </w:p>
    <w:p w14:paraId="36DB07BB" w14:textId="77777777" w:rsidR="003C04DC" w:rsidRPr="00D96788" w:rsidRDefault="003C04DC" w:rsidP="009C464D">
      <w:pPr>
        <w:spacing w:line="276" w:lineRule="auto"/>
        <w:ind w:left="567"/>
        <w:rPr>
          <w:rFonts w:ascii="Consolas" w:hAnsi="Consolas"/>
          <w:sz w:val="18"/>
          <w:szCs w:val="18"/>
        </w:rPr>
      </w:pPr>
      <w:proofErr w:type="spellStart"/>
      <w:proofErr w:type="gramStart"/>
      <w:r w:rsidRPr="00D96788">
        <w:rPr>
          <w:rFonts w:ascii="Consolas" w:hAnsi="Consolas"/>
          <w:sz w:val="18"/>
          <w:szCs w:val="18"/>
        </w:rPr>
        <w:t>direct</w:t>
      </w:r>
      <w:proofErr w:type="gramEnd"/>
      <w:r w:rsidRPr="00D96788">
        <w:rPr>
          <w:rFonts w:ascii="Consolas" w:hAnsi="Consolas"/>
          <w:sz w:val="18"/>
          <w:szCs w:val="18"/>
        </w:rPr>
        <w:t>_view.push</w:t>
      </w:r>
      <w:proofErr w:type="spellEnd"/>
      <w:r w:rsidRPr="00D96788">
        <w:rPr>
          <w:rFonts w:ascii="Consolas" w:hAnsi="Consolas"/>
          <w:sz w:val="18"/>
          <w:szCs w:val="18"/>
        </w:rPr>
        <w:t>(</w:t>
      </w:r>
      <w:proofErr w:type="spellStart"/>
      <w:r w:rsidRPr="00D96788">
        <w:rPr>
          <w:rFonts w:ascii="Consolas" w:hAnsi="Consolas"/>
          <w:sz w:val="18"/>
          <w:szCs w:val="18"/>
        </w:rPr>
        <w:t>dict</w:t>
      </w:r>
      <w:proofErr w:type="spellEnd"/>
      <w:r w:rsidRPr="00D96788">
        <w:rPr>
          <w:rFonts w:ascii="Consolas" w:hAnsi="Consolas"/>
          <w:sz w:val="18"/>
          <w:szCs w:val="18"/>
        </w:rPr>
        <w:t>(problem=problem))</w:t>
      </w:r>
    </w:p>
    <w:p w14:paraId="0BC453A0" w14:textId="77777777" w:rsidR="003C04DC" w:rsidRDefault="003C04DC" w:rsidP="003C04DC">
      <w:pPr>
        <w:spacing w:line="276" w:lineRule="auto"/>
      </w:pPr>
    </w:p>
    <w:p w14:paraId="05C8C791" w14:textId="77777777" w:rsidR="003C04DC" w:rsidRDefault="003C04DC" w:rsidP="003C04DC">
      <w:pPr>
        <w:spacing w:line="276" w:lineRule="auto"/>
      </w:pPr>
      <w:r w:rsidRPr="003C04DC">
        <w:t xml:space="preserve">The </w:t>
      </w:r>
      <w:r w:rsidRPr="00385F07">
        <w:rPr>
          <w:rFonts w:ascii="Consolas" w:hAnsi="Consolas"/>
        </w:rPr>
        <w:t>%%</w:t>
      </w:r>
      <w:proofErr w:type="spellStart"/>
      <w:r w:rsidRPr="00385F07">
        <w:rPr>
          <w:rFonts w:ascii="Consolas" w:hAnsi="Consolas"/>
        </w:rPr>
        <w:t>px</w:t>
      </w:r>
      <w:proofErr w:type="spellEnd"/>
      <w:r w:rsidRPr="003C04DC">
        <w:t xml:space="preserve"> command can be added to a notebook cell to run it in parallel on each of the engines. Here the code first involves some imports and a change of the working directory. We then start a link to </w:t>
      </w:r>
      <w:proofErr w:type="spellStart"/>
      <w:r w:rsidRPr="003C04DC">
        <w:t>NetLogo</w:t>
      </w:r>
      <w:proofErr w:type="spellEnd"/>
      <w:r w:rsidRPr="003C04DC">
        <w:t xml:space="preserve">, and load the example model </w:t>
      </w:r>
      <w:r w:rsidR="00BB4EDB">
        <w:t xml:space="preserve">(assumed to be in the working directory) </w:t>
      </w:r>
      <w:r w:rsidRPr="003C04DC">
        <w:t>on each of the engines.</w:t>
      </w:r>
    </w:p>
    <w:p w14:paraId="029CC020" w14:textId="77777777" w:rsidR="003C04DC" w:rsidRDefault="003C04DC" w:rsidP="003C04DC">
      <w:pPr>
        <w:spacing w:line="276" w:lineRule="auto"/>
      </w:pPr>
    </w:p>
    <w:p w14:paraId="528332D0" w14:textId="77777777" w:rsidR="003C04DC" w:rsidRPr="00D96788" w:rsidRDefault="003C04DC" w:rsidP="009C464D">
      <w:pPr>
        <w:spacing w:line="276" w:lineRule="auto"/>
        <w:ind w:left="567"/>
        <w:rPr>
          <w:rFonts w:ascii="Consolas" w:hAnsi="Consolas"/>
          <w:sz w:val="18"/>
          <w:szCs w:val="18"/>
          <w:lang w:val="fr-CA"/>
        </w:rPr>
      </w:pPr>
      <w:r w:rsidRPr="00D96788">
        <w:rPr>
          <w:rFonts w:ascii="Consolas" w:hAnsi="Consolas"/>
          <w:sz w:val="18"/>
          <w:szCs w:val="18"/>
          <w:lang w:val="fr-CA"/>
        </w:rPr>
        <w:t xml:space="preserve">%%px </w:t>
      </w:r>
    </w:p>
    <w:p w14:paraId="0E412F55" w14:textId="77777777" w:rsidR="003C04DC" w:rsidRPr="00D96788" w:rsidRDefault="003C04DC" w:rsidP="009C464D">
      <w:pPr>
        <w:spacing w:line="276" w:lineRule="auto"/>
        <w:ind w:left="567"/>
        <w:rPr>
          <w:rFonts w:ascii="Consolas" w:hAnsi="Consolas"/>
          <w:sz w:val="18"/>
          <w:szCs w:val="18"/>
          <w:lang w:val="fr-CA"/>
        </w:rPr>
      </w:pPr>
    </w:p>
    <w:p w14:paraId="75C18B38" w14:textId="77777777" w:rsidR="003C04DC" w:rsidRPr="00D96788" w:rsidRDefault="003C04DC" w:rsidP="009C464D">
      <w:pPr>
        <w:spacing w:line="276" w:lineRule="auto"/>
        <w:ind w:left="567"/>
        <w:rPr>
          <w:rFonts w:ascii="Consolas" w:hAnsi="Consolas"/>
          <w:sz w:val="18"/>
          <w:szCs w:val="18"/>
          <w:lang w:val="fr-CA"/>
        </w:rPr>
      </w:pPr>
      <w:proofErr w:type="gramStart"/>
      <w:r w:rsidRPr="00D96788">
        <w:rPr>
          <w:rFonts w:ascii="Consolas" w:hAnsi="Consolas"/>
          <w:sz w:val="18"/>
          <w:szCs w:val="18"/>
          <w:lang w:val="fr-CA"/>
        </w:rPr>
        <w:t>import</w:t>
      </w:r>
      <w:proofErr w:type="gramEnd"/>
      <w:r w:rsidRPr="00D96788">
        <w:rPr>
          <w:rFonts w:ascii="Consolas" w:hAnsi="Consolas"/>
          <w:sz w:val="18"/>
          <w:szCs w:val="18"/>
          <w:lang w:val="fr-CA"/>
        </w:rPr>
        <w:t xml:space="preserve"> os</w:t>
      </w:r>
    </w:p>
    <w:p w14:paraId="1D06DE27" w14:textId="77777777" w:rsidR="003C04DC" w:rsidRPr="00D96788" w:rsidRDefault="003C04DC" w:rsidP="009C464D">
      <w:pPr>
        <w:spacing w:line="276" w:lineRule="auto"/>
        <w:ind w:left="567"/>
        <w:rPr>
          <w:rFonts w:ascii="Consolas" w:hAnsi="Consolas"/>
          <w:sz w:val="18"/>
          <w:szCs w:val="18"/>
          <w:lang w:val="fr-CA"/>
        </w:rPr>
      </w:pPr>
      <w:proofErr w:type="spellStart"/>
      <w:proofErr w:type="gramStart"/>
      <w:r w:rsidRPr="00D96788">
        <w:rPr>
          <w:rFonts w:ascii="Consolas" w:hAnsi="Consolas"/>
          <w:sz w:val="18"/>
          <w:szCs w:val="18"/>
          <w:lang w:val="fr-CA"/>
        </w:rPr>
        <w:t>os.chdir</w:t>
      </w:r>
      <w:proofErr w:type="spellEnd"/>
      <w:r w:rsidRPr="00D96788">
        <w:rPr>
          <w:rFonts w:ascii="Consolas" w:hAnsi="Consolas"/>
          <w:sz w:val="18"/>
          <w:szCs w:val="18"/>
          <w:lang w:val="fr-CA"/>
        </w:rPr>
        <w:t>(</w:t>
      </w:r>
      <w:proofErr w:type="spellStart"/>
      <w:proofErr w:type="gramEnd"/>
      <w:r w:rsidRPr="00D96788">
        <w:rPr>
          <w:rFonts w:ascii="Consolas" w:hAnsi="Consolas"/>
          <w:sz w:val="18"/>
          <w:szCs w:val="18"/>
          <w:lang w:val="fr-CA"/>
        </w:rPr>
        <w:t>cwd</w:t>
      </w:r>
      <w:proofErr w:type="spellEnd"/>
      <w:r w:rsidRPr="00D96788">
        <w:rPr>
          <w:rFonts w:ascii="Consolas" w:hAnsi="Consolas"/>
          <w:sz w:val="18"/>
          <w:szCs w:val="18"/>
          <w:lang w:val="fr-CA"/>
        </w:rPr>
        <w:t>)</w:t>
      </w:r>
    </w:p>
    <w:p w14:paraId="2B854CEB" w14:textId="77777777" w:rsidR="003C04DC" w:rsidRPr="00D96788" w:rsidRDefault="003C04DC" w:rsidP="009C464D">
      <w:pPr>
        <w:spacing w:line="276" w:lineRule="auto"/>
        <w:ind w:left="567"/>
        <w:rPr>
          <w:rFonts w:ascii="Consolas" w:hAnsi="Consolas"/>
          <w:sz w:val="18"/>
          <w:szCs w:val="18"/>
          <w:lang w:val="fr-CA"/>
        </w:rPr>
      </w:pPr>
    </w:p>
    <w:p w14:paraId="33E4A98A"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pyNetLogo</w:t>
      </w:r>
      <w:proofErr w:type="spellEnd"/>
    </w:p>
    <w:p w14:paraId="6648E8A0"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pandas as </w:t>
      </w:r>
      <w:proofErr w:type="spellStart"/>
      <w:r w:rsidRPr="00D96788">
        <w:rPr>
          <w:rFonts w:ascii="Consolas" w:hAnsi="Consolas"/>
          <w:sz w:val="18"/>
          <w:szCs w:val="18"/>
        </w:rPr>
        <w:t>pd</w:t>
      </w:r>
      <w:proofErr w:type="spellEnd"/>
    </w:p>
    <w:p w14:paraId="161125A2" w14:textId="77777777" w:rsidR="003C04DC" w:rsidRPr="00D96788" w:rsidRDefault="003C04DC" w:rsidP="00A64560">
      <w:pPr>
        <w:spacing w:line="276" w:lineRule="auto"/>
        <w:rPr>
          <w:rFonts w:ascii="Consolas" w:hAnsi="Consolas"/>
          <w:sz w:val="18"/>
          <w:szCs w:val="18"/>
        </w:rPr>
      </w:pPr>
    </w:p>
    <w:p w14:paraId="2ADD73B9" w14:textId="77777777"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netlogo</w:t>
      </w:r>
      <w:proofErr w:type="spellEnd"/>
      <w:r w:rsidRPr="00D96788">
        <w:rPr>
          <w:rFonts w:ascii="Consolas" w:hAnsi="Consolas"/>
          <w:sz w:val="18"/>
          <w:szCs w:val="18"/>
        </w:rPr>
        <w:t xml:space="preserve"> = </w:t>
      </w:r>
      <w:proofErr w:type="spellStart"/>
      <w:r w:rsidRPr="00D96788">
        <w:rPr>
          <w:rFonts w:ascii="Consolas" w:hAnsi="Consolas"/>
          <w:sz w:val="18"/>
          <w:szCs w:val="18"/>
        </w:rPr>
        <w:t>pyNetLogo</w:t>
      </w:r>
      <w:r w:rsidR="00A64560">
        <w:rPr>
          <w:rFonts w:ascii="Consolas" w:hAnsi="Consolas"/>
          <w:sz w:val="18"/>
          <w:szCs w:val="18"/>
        </w:rPr>
        <w:t>.</w:t>
      </w:r>
      <w:r w:rsidRPr="00D96788">
        <w:rPr>
          <w:rFonts w:ascii="Consolas" w:hAnsi="Consolas"/>
          <w:sz w:val="18"/>
          <w:szCs w:val="18"/>
        </w:rPr>
        <w:t>NetLogoLink</w:t>
      </w:r>
      <w:proofErr w:type="spellEnd"/>
      <w:r w:rsidRPr="00D96788">
        <w:rPr>
          <w:rFonts w:ascii="Consolas" w:hAnsi="Consolas"/>
          <w:sz w:val="18"/>
          <w:szCs w:val="18"/>
        </w:rPr>
        <w:t>(</w:t>
      </w:r>
      <w:proofErr w:type="spellStart"/>
      <w:r w:rsidRPr="00D96788">
        <w:rPr>
          <w:rFonts w:ascii="Consolas" w:hAnsi="Consolas"/>
          <w:sz w:val="18"/>
          <w:szCs w:val="18"/>
        </w:rPr>
        <w:t>gui</w:t>
      </w:r>
      <w:proofErr w:type="spellEnd"/>
      <w:r w:rsidRPr="00D96788">
        <w:rPr>
          <w:rFonts w:ascii="Consolas" w:hAnsi="Consolas"/>
          <w:sz w:val="18"/>
          <w:szCs w:val="18"/>
        </w:rPr>
        <w:t>=False)</w:t>
      </w:r>
    </w:p>
    <w:p w14:paraId="0CAD38B5" w14:textId="77777777" w:rsidR="003C04DC" w:rsidRPr="00D96788" w:rsidRDefault="003C04DC" w:rsidP="009C464D">
      <w:pPr>
        <w:spacing w:line="276" w:lineRule="auto"/>
        <w:ind w:left="567"/>
        <w:rPr>
          <w:rFonts w:ascii="Consolas" w:hAnsi="Consolas"/>
          <w:sz w:val="18"/>
          <w:szCs w:val="18"/>
        </w:rPr>
      </w:pPr>
      <w:proofErr w:type="spellStart"/>
      <w:proofErr w:type="gramStart"/>
      <w:r w:rsidRPr="00D96788">
        <w:rPr>
          <w:rFonts w:ascii="Consolas" w:hAnsi="Consolas"/>
          <w:sz w:val="18"/>
          <w:szCs w:val="18"/>
        </w:rPr>
        <w:t>netlogo.load</w:t>
      </w:r>
      <w:proofErr w:type="gramEnd"/>
      <w:r w:rsidRPr="00D96788">
        <w:rPr>
          <w:rFonts w:ascii="Consolas" w:hAnsi="Consolas"/>
          <w:sz w:val="18"/>
          <w:szCs w:val="18"/>
        </w:rPr>
        <w:t>_model</w:t>
      </w:r>
      <w:proofErr w:type="spellEnd"/>
      <w:r w:rsidRPr="00D96788">
        <w:rPr>
          <w:rFonts w:ascii="Consolas" w:hAnsi="Consolas"/>
          <w:sz w:val="18"/>
          <w:szCs w:val="18"/>
        </w:rPr>
        <w:t>(</w:t>
      </w:r>
      <w:proofErr w:type="spellStart"/>
      <w:r w:rsidRPr="00D96788">
        <w:rPr>
          <w:rFonts w:ascii="Consolas" w:hAnsi="Consolas"/>
          <w:sz w:val="18"/>
          <w:szCs w:val="18"/>
        </w:rPr>
        <w:t>r'Wolf</w:t>
      </w:r>
      <w:proofErr w:type="spellEnd"/>
      <w:r w:rsidRPr="00D96788">
        <w:rPr>
          <w:rFonts w:ascii="Consolas" w:hAnsi="Consolas"/>
          <w:sz w:val="18"/>
          <w:szCs w:val="18"/>
        </w:rPr>
        <w:t xml:space="preserve"> Sheep Predation_v6.nlogo')</w:t>
      </w:r>
    </w:p>
    <w:p w14:paraId="6C652994" w14:textId="77777777" w:rsidR="003C04DC" w:rsidRDefault="003C04DC" w:rsidP="003C04DC">
      <w:pPr>
        <w:spacing w:line="276" w:lineRule="auto"/>
      </w:pPr>
    </w:p>
    <w:p w14:paraId="7FF90AF2" w14:textId="77777777" w:rsidR="009C464D" w:rsidRDefault="009C464D" w:rsidP="009C464D">
      <w:pPr>
        <w:spacing w:line="276" w:lineRule="auto"/>
      </w:pPr>
      <w:r>
        <w:t xml:space="preserve">We can then use </w:t>
      </w:r>
      <w:proofErr w:type="spellStart"/>
      <w:r w:rsidR="00317904">
        <w:t>ip</w:t>
      </w:r>
      <w:r>
        <w:t>yparallel</w:t>
      </w:r>
      <w:r w:rsidR="00317904">
        <w:t>’s</w:t>
      </w:r>
      <w:proofErr w:type="spellEnd"/>
      <w:r>
        <w:t xml:space="preserve"> map functionality to run the sampled experiments, now using a "load balanced" view to automatically handle the scheduling and distribution of the simulations across the engines. This is useful when simulations may take different amounts of time.</w:t>
      </w:r>
    </w:p>
    <w:p w14:paraId="1025F39B" w14:textId="77777777" w:rsidR="009C464D" w:rsidRDefault="009C464D" w:rsidP="009C464D">
      <w:pPr>
        <w:spacing w:line="276" w:lineRule="auto"/>
      </w:pPr>
    </w:p>
    <w:p w14:paraId="1AFF475E" w14:textId="77777777" w:rsidR="003C04DC" w:rsidRDefault="009C464D" w:rsidP="009C464D">
      <w:pPr>
        <w:spacing w:line="276" w:lineRule="auto"/>
      </w:pPr>
      <w:r>
        <w:t xml:space="preserve">We </w:t>
      </w:r>
      <w:r w:rsidR="00317904">
        <w:t xml:space="preserve">first </w:t>
      </w:r>
      <w:r>
        <w:t xml:space="preserve">slightly modify the simulation code used previously, </w:t>
      </w:r>
      <w:r w:rsidR="00A0328B">
        <w:t>setting up</w:t>
      </w:r>
      <w:r>
        <w:t xml:space="preserve"> a simulation function that takes a single experiment (i.e. a vector of input parameters) as an argument, and returns the outcomes of interest in a pandas Series.</w:t>
      </w:r>
    </w:p>
    <w:p w14:paraId="4E61B49E" w14:textId="77777777" w:rsidR="009C464D" w:rsidRDefault="009C464D" w:rsidP="009C464D">
      <w:pPr>
        <w:spacing w:line="276" w:lineRule="auto"/>
      </w:pPr>
    </w:p>
    <w:p w14:paraId="155AF894" w14:textId="77777777" w:rsidR="009C464D" w:rsidRPr="00D96788" w:rsidRDefault="009C464D" w:rsidP="009C464D">
      <w:pPr>
        <w:spacing w:line="276" w:lineRule="auto"/>
        <w:ind w:left="567"/>
        <w:rPr>
          <w:rFonts w:ascii="Consolas" w:hAnsi="Consolas"/>
          <w:sz w:val="18"/>
          <w:szCs w:val="18"/>
        </w:rPr>
      </w:pPr>
      <w:proofErr w:type="gramStart"/>
      <w:r w:rsidRPr="00D96788">
        <w:rPr>
          <w:rFonts w:ascii="Consolas" w:hAnsi="Consolas"/>
          <w:sz w:val="18"/>
          <w:szCs w:val="18"/>
        </w:rPr>
        <w:t>def</w:t>
      </w:r>
      <w:proofErr w:type="gramEnd"/>
      <w:r w:rsidRPr="00D96788">
        <w:rPr>
          <w:rFonts w:ascii="Consolas" w:hAnsi="Consolas"/>
          <w:sz w:val="18"/>
          <w:szCs w:val="18"/>
        </w:rPr>
        <w:t xml:space="preserve"> </w:t>
      </w:r>
      <w:commentRangeStart w:id="21"/>
      <w:r w:rsidRPr="00D96788">
        <w:rPr>
          <w:rFonts w:ascii="Consolas" w:hAnsi="Consolas"/>
          <w:sz w:val="18"/>
          <w:szCs w:val="18"/>
        </w:rPr>
        <w:t>simulation</w:t>
      </w:r>
      <w:commentRangeEnd w:id="21"/>
      <w:r w:rsidR="00034040">
        <w:rPr>
          <w:rStyle w:val="CommentReference"/>
        </w:rPr>
        <w:commentReference w:id="21"/>
      </w:r>
      <w:r w:rsidRPr="00D96788">
        <w:rPr>
          <w:rFonts w:ascii="Consolas" w:hAnsi="Consolas"/>
          <w:sz w:val="18"/>
          <w:szCs w:val="18"/>
        </w:rPr>
        <w:t>(experiment):</w:t>
      </w:r>
    </w:p>
    <w:p w14:paraId="5DFEFDCF"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1A5BE94F" w14:textId="13CEF721"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ins w:id="22" w:author="Jan Kwakkel" w:date="2018-01-09T09:37:00Z">
        <w:r w:rsidR="00034040">
          <w:rPr>
            <w:rFonts w:ascii="Consolas" w:hAnsi="Consolas"/>
            <w:sz w:val="18"/>
            <w:szCs w:val="18"/>
          </w:rPr>
          <w:t xml:space="preserve"> </w:t>
        </w:r>
      </w:ins>
      <w:r w:rsidRPr="00D96788">
        <w:rPr>
          <w:rFonts w:ascii="Consolas" w:hAnsi="Consolas"/>
          <w:sz w:val="18"/>
          <w:szCs w:val="18"/>
        </w:rPr>
        <w:t>Set the input parameters</w:t>
      </w:r>
    </w:p>
    <w:p w14:paraId="53123FE2"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for </w:t>
      </w:r>
      <w:proofErr w:type="spellStart"/>
      <w:r w:rsidRPr="00D96788">
        <w:rPr>
          <w:rFonts w:ascii="Consolas" w:hAnsi="Consolas"/>
          <w:sz w:val="18"/>
          <w:szCs w:val="18"/>
        </w:rPr>
        <w:t>i</w:t>
      </w:r>
      <w:proofErr w:type="spellEnd"/>
      <w:r w:rsidRPr="00D96788">
        <w:rPr>
          <w:rFonts w:ascii="Consolas" w:hAnsi="Consolas"/>
          <w:sz w:val="18"/>
          <w:szCs w:val="18"/>
        </w:rPr>
        <w:t>, name in enumerate(problem['names']):</w:t>
      </w:r>
    </w:p>
    <w:p w14:paraId="7E29A62D"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if name == 'random-seed':</w:t>
      </w:r>
    </w:p>
    <w:p w14:paraId="1ED90DD3" w14:textId="6C9EA28D"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ins w:id="23" w:author="Jan Kwakkel" w:date="2018-01-09T09:38:00Z">
        <w:r w:rsidR="00034040">
          <w:rPr>
            <w:rFonts w:ascii="Consolas" w:hAnsi="Consolas"/>
            <w:sz w:val="18"/>
            <w:szCs w:val="18"/>
          </w:rPr>
          <w:t xml:space="preserve"> </w:t>
        </w:r>
      </w:ins>
      <w:r w:rsidRPr="00D96788">
        <w:rPr>
          <w:rFonts w:ascii="Consolas" w:hAnsi="Consolas"/>
          <w:sz w:val="18"/>
          <w:szCs w:val="18"/>
        </w:rPr>
        <w:t xml:space="preserve">The </w:t>
      </w:r>
      <w:proofErr w:type="spellStart"/>
      <w:r w:rsidRPr="00D96788">
        <w:rPr>
          <w:rFonts w:ascii="Consolas" w:hAnsi="Consolas"/>
          <w:sz w:val="18"/>
          <w:szCs w:val="18"/>
        </w:rPr>
        <w:t>NetLogo</w:t>
      </w:r>
      <w:proofErr w:type="spellEnd"/>
      <w:r w:rsidRPr="00D96788">
        <w:rPr>
          <w:rFonts w:ascii="Consolas" w:hAnsi="Consolas"/>
          <w:sz w:val="18"/>
          <w:szCs w:val="18"/>
        </w:rPr>
        <w:t xml:space="preserve"> random seed requires a different syntax</w:t>
      </w:r>
    </w:p>
    <w:p w14:paraId="07F42CB3"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('random-seed {}'.format(experiment[</w:t>
      </w:r>
      <w:proofErr w:type="spellStart"/>
      <w:r w:rsidRPr="00D96788">
        <w:rPr>
          <w:rFonts w:ascii="Consolas" w:hAnsi="Consolas"/>
          <w:sz w:val="18"/>
          <w:szCs w:val="18"/>
        </w:rPr>
        <w:t>i</w:t>
      </w:r>
      <w:proofErr w:type="spellEnd"/>
      <w:r w:rsidRPr="00D96788">
        <w:rPr>
          <w:rFonts w:ascii="Consolas" w:hAnsi="Consolas"/>
          <w:sz w:val="18"/>
          <w:szCs w:val="18"/>
        </w:rPr>
        <w:t>]))</w:t>
      </w:r>
    </w:p>
    <w:p w14:paraId="3D6388B9"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else:</w:t>
      </w:r>
    </w:p>
    <w:p w14:paraId="2E80F5CD" w14:textId="1CCEF0CA"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ins w:id="24" w:author="Jan Kwakkel" w:date="2018-01-09T09:38:00Z">
        <w:r w:rsidR="00034040">
          <w:rPr>
            <w:rFonts w:ascii="Consolas" w:hAnsi="Consolas"/>
            <w:sz w:val="18"/>
            <w:szCs w:val="18"/>
          </w:rPr>
          <w:t xml:space="preserve"> </w:t>
        </w:r>
      </w:ins>
      <w:r w:rsidRPr="00D96788">
        <w:rPr>
          <w:rFonts w:ascii="Consolas" w:hAnsi="Consolas"/>
          <w:sz w:val="18"/>
          <w:szCs w:val="18"/>
        </w:rPr>
        <w:t>Otherwise, assume the input parameters are global variables</w:t>
      </w:r>
    </w:p>
    <w:p w14:paraId="24629616"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('set {0} {1}'.format(name, experiment[</w:t>
      </w:r>
      <w:proofErr w:type="spellStart"/>
      <w:r w:rsidRPr="00D96788">
        <w:rPr>
          <w:rFonts w:ascii="Consolas" w:hAnsi="Consolas"/>
          <w:sz w:val="18"/>
          <w:szCs w:val="18"/>
        </w:rPr>
        <w:t>i</w:t>
      </w:r>
      <w:proofErr w:type="spellEnd"/>
      <w:r w:rsidRPr="00D96788">
        <w:rPr>
          <w:rFonts w:ascii="Consolas" w:hAnsi="Consolas"/>
          <w:sz w:val="18"/>
          <w:szCs w:val="18"/>
        </w:rPr>
        <w:t>]))</w:t>
      </w:r>
    </w:p>
    <w:p w14:paraId="752490F2" w14:textId="77777777" w:rsidR="009C464D" w:rsidRPr="00D96788" w:rsidRDefault="009C464D" w:rsidP="009C464D">
      <w:pPr>
        <w:spacing w:line="276" w:lineRule="auto"/>
        <w:ind w:left="567"/>
        <w:rPr>
          <w:rFonts w:ascii="Consolas" w:hAnsi="Consolas"/>
          <w:sz w:val="18"/>
          <w:szCs w:val="18"/>
        </w:rPr>
      </w:pPr>
    </w:p>
    <w:p w14:paraId="16D994A5"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('setup')</w:t>
      </w:r>
    </w:p>
    <w:p w14:paraId="3F494F26" w14:textId="77777777" w:rsidR="00034040" w:rsidRDefault="009C464D" w:rsidP="009C464D">
      <w:pPr>
        <w:spacing w:line="276" w:lineRule="auto"/>
        <w:ind w:left="567"/>
        <w:rPr>
          <w:ins w:id="25" w:author="Jan Kwakkel" w:date="2018-01-09T09:38:00Z"/>
          <w:rFonts w:ascii="Consolas" w:hAnsi="Consolas"/>
          <w:sz w:val="18"/>
          <w:szCs w:val="18"/>
        </w:rPr>
      </w:pPr>
      <w:r w:rsidRPr="00D96788">
        <w:rPr>
          <w:rFonts w:ascii="Consolas" w:hAnsi="Consolas"/>
          <w:sz w:val="18"/>
          <w:szCs w:val="18"/>
        </w:rPr>
        <w:t xml:space="preserve">    #</w:t>
      </w:r>
      <w:ins w:id="26" w:author="Jan Kwakkel" w:date="2018-01-09T09:38:00Z">
        <w:r w:rsidR="00034040">
          <w:rPr>
            <w:rFonts w:ascii="Consolas" w:hAnsi="Consolas"/>
            <w:sz w:val="18"/>
            <w:szCs w:val="18"/>
          </w:rPr>
          <w:t xml:space="preserve"> </w:t>
        </w:r>
      </w:ins>
      <w:r w:rsidRPr="00D96788">
        <w:rPr>
          <w:rFonts w:ascii="Consolas" w:hAnsi="Consolas"/>
          <w:sz w:val="18"/>
          <w:szCs w:val="18"/>
        </w:rPr>
        <w:t xml:space="preserve">Run for 100 ticks and return the number of sheep and wolf agents at each time </w:t>
      </w:r>
      <w:ins w:id="27" w:author="Jan Kwakkel" w:date="2018-01-09T09:38:00Z">
        <w:r w:rsidR="00034040">
          <w:rPr>
            <w:rFonts w:ascii="Consolas" w:hAnsi="Consolas"/>
            <w:sz w:val="18"/>
            <w:szCs w:val="18"/>
          </w:rPr>
          <w:t xml:space="preserve">    </w:t>
        </w:r>
      </w:ins>
    </w:p>
    <w:p w14:paraId="342833D1" w14:textId="70102C83" w:rsidR="009C464D" w:rsidRPr="00D96788" w:rsidRDefault="00034040" w:rsidP="00034040">
      <w:pPr>
        <w:spacing w:line="276" w:lineRule="auto"/>
        <w:ind w:left="567"/>
        <w:rPr>
          <w:rFonts w:ascii="Consolas" w:hAnsi="Consolas"/>
          <w:sz w:val="18"/>
          <w:szCs w:val="18"/>
        </w:rPr>
      </w:pPr>
      <w:ins w:id="28" w:author="Jan Kwakkel" w:date="2018-01-09T09:38:00Z">
        <w:r>
          <w:rPr>
            <w:rFonts w:ascii="Consolas" w:hAnsi="Consolas"/>
            <w:sz w:val="18"/>
            <w:szCs w:val="18"/>
          </w:rPr>
          <w:t xml:space="preserve">    # </w:t>
        </w:r>
      </w:ins>
      <w:proofErr w:type="gramStart"/>
      <w:r w:rsidR="009C464D" w:rsidRPr="00D96788">
        <w:rPr>
          <w:rFonts w:ascii="Consolas" w:hAnsi="Consolas"/>
          <w:sz w:val="18"/>
          <w:szCs w:val="18"/>
        </w:rPr>
        <w:t>step</w:t>
      </w:r>
      <w:proofErr w:type="gramEnd"/>
    </w:p>
    <w:p w14:paraId="0558A369"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gramStart"/>
      <w:r w:rsidRPr="00D96788">
        <w:rPr>
          <w:rFonts w:ascii="Consolas" w:hAnsi="Consolas"/>
          <w:sz w:val="18"/>
          <w:szCs w:val="18"/>
        </w:rPr>
        <w:t>counts</w:t>
      </w:r>
      <w:proofErr w:type="gramEnd"/>
      <w:r w:rsidRPr="00D96788">
        <w:rPr>
          <w:rFonts w:ascii="Consolas" w:hAnsi="Consolas"/>
          <w:sz w:val="18"/>
          <w:szCs w:val="18"/>
        </w:rPr>
        <w:t xml:space="preserve"> = </w:t>
      </w:r>
      <w:proofErr w:type="spellStart"/>
      <w:r w:rsidRPr="00D96788">
        <w:rPr>
          <w:rFonts w:ascii="Consolas" w:hAnsi="Consolas"/>
          <w:sz w:val="18"/>
          <w:szCs w:val="18"/>
        </w:rPr>
        <w:t>netlogo.repeat_report</w:t>
      </w:r>
      <w:proofErr w:type="spellEnd"/>
      <w:r w:rsidRPr="00D96788">
        <w:rPr>
          <w:rFonts w:ascii="Consolas" w:hAnsi="Consolas"/>
          <w:sz w:val="18"/>
          <w:szCs w:val="18"/>
        </w:rPr>
        <w:t xml:space="preserve">(['count </w:t>
      </w:r>
      <w:proofErr w:type="spellStart"/>
      <w:r w:rsidRPr="00D96788">
        <w:rPr>
          <w:rFonts w:ascii="Consolas" w:hAnsi="Consolas"/>
          <w:sz w:val="18"/>
          <w:szCs w:val="18"/>
        </w:rPr>
        <w:t>sheep','count</w:t>
      </w:r>
      <w:proofErr w:type="spellEnd"/>
      <w:r w:rsidRPr="00D96788">
        <w:rPr>
          <w:rFonts w:ascii="Consolas" w:hAnsi="Consolas"/>
          <w:sz w:val="18"/>
          <w:szCs w:val="18"/>
        </w:rPr>
        <w:t xml:space="preserve"> wolves'], 100)    </w:t>
      </w:r>
    </w:p>
    <w:p w14:paraId="34819563"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6A4CD12D"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gramStart"/>
      <w:r w:rsidRPr="00D96788">
        <w:rPr>
          <w:rFonts w:ascii="Consolas" w:hAnsi="Consolas"/>
          <w:sz w:val="18"/>
          <w:szCs w:val="18"/>
        </w:rPr>
        <w:t>results</w:t>
      </w:r>
      <w:proofErr w:type="gramEnd"/>
      <w:r w:rsidRPr="00D96788">
        <w:rPr>
          <w:rFonts w:ascii="Consolas" w:hAnsi="Consolas"/>
          <w:sz w:val="18"/>
          <w:szCs w:val="18"/>
        </w:rPr>
        <w:t xml:space="preserve"> = </w:t>
      </w:r>
      <w:proofErr w:type="spellStart"/>
      <w:r w:rsidRPr="00D96788">
        <w:rPr>
          <w:rFonts w:ascii="Consolas" w:hAnsi="Consolas"/>
          <w:sz w:val="18"/>
          <w:szCs w:val="18"/>
        </w:rPr>
        <w:t>pd.Series</w:t>
      </w:r>
      <w:proofErr w:type="spellEnd"/>
      <w:r w:rsidRPr="00D96788">
        <w:rPr>
          <w:rFonts w:ascii="Consolas" w:hAnsi="Consolas"/>
          <w:sz w:val="18"/>
          <w:szCs w:val="18"/>
        </w:rPr>
        <w:t>([counts['count sheep'].</w:t>
      </w:r>
      <w:proofErr w:type="spellStart"/>
      <w:r w:rsidRPr="00D96788">
        <w:rPr>
          <w:rFonts w:ascii="Consolas" w:hAnsi="Consolas"/>
          <w:sz w:val="18"/>
          <w:szCs w:val="18"/>
        </w:rPr>
        <w:t>values.mean</w:t>
      </w:r>
      <w:proofErr w:type="spellEnd"/>
      <w:r w:rsidRPr="00D96788">
        <w:rPr>
          <w:rFonts w:ascii="Consolas" w:hAnsi="Consolas"/>
          <w:sz w:val="18"/>
          <w:szCs w:val="18"/>
        </w:rPr>
        <w:t xml:space="preserve">(), </w:t>
      </w:r>
    </w:p>
    <w:p w14:paraId="20019FDD"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gramStart"/>
      <w:r w:rsidRPr="00D96788">
        <w:rPr>
          <w:rFonts w:ascii="Consolas" w:hAnsi="Consolas"/>
          <w:sz w:val="18"/>
          <w:szCs w:val="18"/>
        </w:rPr>
        <w:t>counts</w:t>
      </w:r>
      <w:proofErr w:type="gramEnd"/>
      <w:r w:rsidRPr="00D96788">
        <w:rPr>
          <w:rFonts w:ascii="Consolas" w:hAnsi="Consolas"/>
          <w:sz w:val="18"/>
          <w:szCs w:val="18"/>
        </w:rPr>
        <w:t>['count wolves'].</w:t>
      </w:r>
      <w:proofErr w:type="spellStart"/>
      <w:r w:rsidRPr="00D96788">
        <w:rPr>
          <w:rFonts w:ascii="Consolas" w:hAnsi="Consolas"/>
          <w:sz w:val="18"/>
          <w:szCs w:val="18"/>
        </w:rPr>
        <w:t>values.mean</w:t>
      </w:r>
      <w:proofErr w:type="spellEnd"/>
      <w:r w:rsidRPr="00D96788">
        <w:rPr>
          <w:rFonts w:ascii="Consolas" w:hAnsi="Consolas"/>
          <w:sz w:val="18"/>
          <w:szCs w:val="18"/>
        </w:rPr>
        <w:t xml:space="preserve">()], </w:t>
      </w:r>
    </w:p>
    <w:p w14:paraId="795EA611"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gramStart"/>
      <w:r w:rsidRPr="00D96788">
        <w:rPr>
          <w:rFonts w:ascii="Consolas" w:hAnsi="Consolas"/>
          <w:sz w:val="18"/>
          <w:szCs w:val="18"/>
        </w:rPr>
        <w:t>index</w:t>
      </w:r>
      <w:proofErr w:type="gramEnd"/>
      <w:r w:rsidRPr="00D96788">
        <w:rPr>
          <w:rFonts w:ascii="Consolas" w:hAnsi="Consolas"/>
          <w:sz w:val="18"/>
          <w:szCs w:val="18"/>
        </w:rPr>
        <w:t>=['Avg. sheep', 'Avg. wolves'])</w:t>
      </w:r>
    </w:p>
    <w:p w14:paraId="3F15D0A3"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42F1DDCC"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lastRenderedPageBreak/>
        <w:t xml:space="preserve">    return results</w:t>
      </w:r>
    </w:p>
    <w:p w14:paraId="53D6BA1E" w14:textId="77777777" w:rsidR="009C464D" w:rsidRDefault="009C464D" w:rsidP="009C464D">
      <w:pPr>
        <w:spacing w:line="276" w:lineRule="auto"/>
      </w:pPr>
    </w:p>
    <w:p w14:paraId="6FAEF706" w14:textId="77777777" w:rsidR="009C464D" w:rsidRDefault="009C464D" w:rsidP="009C464D">
      <w:pPr>
        <w:spacing w:line="276" w:lineRule="auto"/>
      </w:pPr>
      <w:r>
        <w:t>We then create a load balanced view</w:t>
      </w:r>
      <w:r w:rsidR="00BE2F7B">
        <w:t xml:space="preserve">, </w:t>
      </w:r>
      <w:r>
        <w:t>and run the simulation with the</w:t>
      </w:r>
      <w:r w:rsidR="00385F07">
        <w:t xml:space="preserve"> view’s</w:t>
      </w:r>
      <w:r>
        <w:t xml:space="preserve"> </w:t>
      </w:r>
      <w:proofErr w:type="spellStart"/>
      <w:r w:rsidRPr="00385F07">
        <w:rPr>
          <w:rFonts w:ascii="Consolas" w:hAnsi="Consolas"/>
        </w:rPr>
        <w:t>map_</w:t>
      </w:r>
      <w:proofErr w:type="gramStart"/>
      <w:r w:rsidRPr="00385F07">
        <w:rPr>
          <w:rFonts w:ascii="Consolas" w:hAnsi="Consolas"/>
        </w:rPr>
        <w:t>sync</w:t>
      </w:r>
      <w:proofErr w:type="spellEnd"/>
      <w:r w:rsidR="0052531D" w:rsidRPr="00385F07">
        <w:rPr>
          <w:rFonts w:ascii="Consolas" w:hAnsi="Consolas"/>
        </w:rPr>
        <w:t>(</w:t>
      </w:r>
      <w:proofErr w:type="gramEnd"/>
      <w:r w:rsidR="0052531D" w:rsidRPr="00385F07">
        <w:rPr>
          <w:rFonts w:ascii="Consolas" w:hAnsi="Consolas"/>
        </w:rPr>
        <w:t>)</w:t>
      </w:r>
      <w:r>
        <w:t xml:space="preserve"> method</w:t>
      </w:r>
      <w:r w:rsidR="00BE2F7B">
        <w:t xml:space="preserve">. This method </w:t>
      </w:r>
      <w:r>
        <w:t>takes a function and a Python sequence as arguments, applies the function to each element of the sequence, and returns results once all computations are finished. In this case, we pass the simulation function and the array of experiments (</w:t>
      </w:r>
      <w:proofErr w:type="spellStart"/>
      <w:r w:rsidRPr="00385F07">
        <w:rPr>
          <w:rFonts w:ascii="Consolas" w:hAnsi="Consolas"/>
        </w:rPr>
        <w:t>param_values</w:t>
      </w:r>
      <w:proofErr w:type="spellEnd"/>
      <w:r>
        <w:t>), so that the function will be executed for each row of the array.</w:t>
      </w:r>
    </w:p>
    <w:p w14:paraId="26479120" w14:textId="77777777" w:rsidR="009C464D" w:rsidRDefault="009C464D" w:rsidP="009C464D">
      <w:pPr>
        <w:spacing w:line="276" w:lineRule="auto"/>
      </w:pPr>
    </w:p>
    <w:p w14:paraId="22973A7D" w14:textId="77777777" w:rsidR="009C464D" w:rsidRDefault="009C464D" w:rsidP="009C464D">
      <w:pPr>
        <w:spacing w:line="276" w:lineRule="auto"/>
      </w:pPr>
      <w:r>
        <w:t>Th</w:t>
      </w:r>
      <w:r w:rsidR="007723FB">
        <w:t xml:space="preserve">e </w:t>
      </w:r>
      <w:proofErr w:type="spellStart"/>
      <w:r w:rsidR="007723FB">
        <w:t>DataFrame</w:t>
      </w:r>
      <w:proofErr w:type="spellEnd"/>
      <w:r w:rsidR="007723FB">
        <w:t xml:space="preserve"> constructor is </w:t>
      </w:r>
      <w:r>
        <w:t xml:space="preserve">used to immediately build a </w:t>
      </w:r>
      <w:proofErr w:type="spellStart"/>
      <w:r>
        <w:t>DataFrame</w:t>
      </w:r>
      <w:proofErr w:type="spellEnd"/>
      <w:r>
        <w:t xml:space="preserve"> from the results (which are returned as a list of Series).</w:t>
      </w:r>
    </w:p>
    <w:p w14:paraId="1EAB9A4A" w14:textId="77777777" w:rsidR="009C464D" w:rsidRDefault="009C464D" w:rsidP="009C464D">
      <w:pPr>
        <w:spacing w:line="276" w:lineRule="auto"/>
      </w:pPr>
    </w:p>
    <w:p w14:paraId="384ACA4C" w14:textId="77777777" w:rsidR="009C464D" w:rsidRPr="00D96788" w:rsidRDefault="009C464D" w:rsidP="009C464D">
      <w:pPr>
        <w:spacing w:line="276" w:lineRule="auto"/>
        <w:ind w:left="567"/>
        <w:rPr>
          <w:rFonts w:ascii="Consolas" w:hAnsi="Consolas"/>
          <w:sz w:val="18"/>
          <w:szCs w:val="18"/>
        </w:rPr>
      </w:pPr>
      <w:proofErr w:type="spellStart"/>
      <w:proofErr w:type="gramStart"/>
      <w:r w:rsidRPr="00D96788">
        <w:rPr>
          <w:rFonts w:ascii="Consolas" w:hAnsi="Consolas"/>
          <w:sz w:val="18"/>
          <w:szCs w:val="18"/>
        </w:rPr>
        <w:t>lview</w:t>
      </w:r>
      <w:proofErr w:type="spellEnd"/>
      <w:proofErr w:type="gramEnd"/>
      <w:r w:rsidRPr="00D96788">
        <w:rPr>
          <w:rFonts w:ascii="Consolas" w:hAnsi="Consolas"/>
          <w:sz w:val="18"/>
          <w:szCs w:val="18"/>
        </w:rPr>
        <w:t xml:space="preserve"> = </w:t>
      </w:r>
      <w:proofErr w:type="spellStart"/>
      <w:r w:rsidRPr="00D96788">
        <w:rPr>
          <w:rFonts w:ascii="Consolas" w:hAnsi="Consolas"/>
          <w:sz w:val="18"/>
          <w:szCs w:val="18"/>
        </w:rPr>
        <w:t>client.load_balanced_view</w:t>
      </w:r>
      <w:proofErr w:type="spellEnd"/>
      <w:r w:rsidRPr="00D96788">
        <w:rPr>
          <w:rFonts w:ascii="Consolas" w:hAnsi="Consolas"/>
          <w:sz w:val="18"/>
          <w:szCs w:val="18"/>
        </w:rPr>
        <w:t>()</w:t>
      </w:r>
    </w:p>
    <w:p w14:paraId="283F8F0A" w14:textId="77777777" w:rsidR="009C464D" w:rsidRPr="00D96788" w:rsidRDefault="009C464D" w:rsidP="009C464D">
      <w:pPr>
        <w:spacing w:line="276" w:lineRule="auto"/>
        <w:ind w:left="567"/>
        <w:rPr>
          <w:rFonts w:ascii="Consolas" w:hAnsi="Consolas"/>
          <w:sz w:val="18"/>
          <w:szCs w:val="18"/>
        </w:rPr>
      </w:pPr>
      <w:proofErr w:type="gramStart"/>
      <w:r w:rsidRPr="00D96788">
        <w:rPr>
          <w:rFonts w:ascii="Consolas" w:hAnsi="Consolas"/>
          <w:sz w:val="18"/>
          <w:szCs w:val="18"/>
        </w:rPr>
        <w:t>results</w:t>
      </w:r>
      <w:proofErr w:type="gramEnd"/>
      <w:r w:rsidRPr="00D96788">
        <w:rPr>
          <w:rFonts w:ascii="Consolas" w:hAnsi="Consolas"/>
          <w:sz w:val="18"/>
          <w:szCs w:val="18"/>
        </w:rPr>
        <w:t xml:space="preserve"> = </w:t>
      </w:r>
      <w:proofErr w:type="spellStart"/>
      <w:r w:rsidRPr="00D96788">
        <w:rPr>
          <w:rFonts w:ascii="Consolas" w:hAnsi="Consolas"/>
          <w:sz w:val="18"/>
          <w:szCs w:val="18"/>
        </w:rPr>
        <w:t>pd.DataFrame</w:t>
      </w:r>
      <w:proofErr w:type="spellEnd"/>
      <w:r w:rsidRPr="00D96788">
        <w:rPr>
          <w:rFonts w:ascii="Consolas" w:hAnsi="Consolas"/>
          <w:sz w:val="18"/>
          <w:szCs w:val="18"/>
        </w:rPr>
        <w:t>(</w:t>
      </w:r>
      <w:proofErr w:type="spellStart"/>
      <w:r w:rsidRPr="00D96788">
        <w:rPr>
          <w:rFonts w:ascii="Consolas" w:hAnsi="Consolas"/>
          <w:sz w:val="18"/>
          <w:szCs w:val="18"/>
        </w:rPr>
        <w:t>lview.map_sync</w:t>
      </w:r>
      <w:proofErr w:type="spellEnd"/>
      <w:r w:rsidRPr="00D96788">
        <w:rPr>
          <w:rFonts w:ascii="Consolas" w:hAnsi="Consolas"/>
          <w:sz w:val="18"/>
          <w:szCs w:val="18"/>
        </w:rPr>
        <w:t xml:space="preserve">(simulation, </w:t>
      </w:r>
      <w:proofErr w:type="spellStart"/>
      <w:r w:rsidRPr="00D96788">
        <w:rPr>
          <w:rFonts w:ascii="Consolas" w:hAnsi="Consolas"/>
          <w:sz w:val="18"/>
          <w:szCs w:val="18"/>
        </w:rPr>
        <w:t>param_values</w:t>
      </w:r>
      <w:proofErr w:type="spellEnd"/>
      <w:r w:rsidRPr="00D96788">
        <w:rPr>
          <w:rFonts w:ascii="Consolas" w:hAnsi="Consolas"/>
          <w:sz w:val="18"/>
          <w:szCs w:val="18"/>
        </w:rPr>
        <w:t>))</w:t>
      </w:r>
    </w:p>
    <w:p w14:paraId="295F4CC6" w14:textId="77777777" w:rsidR="007E4A5C" w:rsidRDefault="007E4A5C" w:rsidP="009C464D">
      <w:pPr>
        <w:spacing w:line="276" w:lineRule="auto"/>
      </w:pPr>
    </w:p>
    <w:p w14:paraId="48110F1D" w14:textId="77777777" w:rsidR="007E4A5C" w:rsidRDefault="005B4FD6" w:rsidP="009C464D">
      <w:pPr>
        <w:spacing w:line="276" w:lineRule="auto"/>
      </w:pPr>
      <w:r>
        <w:t>We can then proceed with the analysis as in the previous subsection.</w:t>
      </w:r>
      <w:r w:rsidR="00BB4EDB">
        <w:t xml:space="preserve"> </w:t>
      </w:r>
      <w:r>
        <w:fldChar w:fldCharType="begin"/>
      </w:r>
      <w:r>
        <w:instrText xml:space="preserve"> REF _Ref497076583 \h </w:instrText>
      </w:r>
      <w:r>
        <w:fldChar w:fldCharType="separate"/>
      </w:r>
      <w:r>
        <w:t xml:space="preserve">Figure </w:t>
      </w:r>
      <w:r>
        <w:rPr>
          <w:noProof/>
        </w:rPr>
        <w:t>9</w:t>
      </w:r>
      <w:r>
        <w:fldChar w:fldCharType="end"/>
      </w:r>
      <w:r>
        <w:t xml:space="preserve"> compares the runtimes obtained with </w:t>
      </w:r>
      <w:proofErr w:type="spellStart"/>
      <w:r w:rsidR="00317904">
        <w:t>ip</w:t>
      </w:r>
      <w:r w:rsidR="00C76745">
        <w:t>yparallel</w:t>
      </w:r>
      <w:proofErr w:type="spellEnd"/>
      <w:r w:rsidR="00C76745">
        <w:t xml:space="preserve"> and </w:t>
      </w:r>
      <w:r w:rsidR="00D96788">
        <w:t>a</w:t>
      </w:r>
      <w:r w:rsidR="00BB4EDB">
        <w:t xml:space="preserve"> sequential simulation </w:t>
      </w:r>
      <w:r>
        <w:t>(using a</w:t>
      </w:r>
      <w:r w:rsidR="007723FB">
        <w:t>n</w:t>
      </w:r>
      <w:r>
        <w:t xml:space="preserve"> </w:t>
      </w:r>
      <w:r w:rsidRPr="005B4FD6">
        <w:t>Intel i7-6700HQ CPU</w:t>
      </w:r>
      <w:r>
        <w:t>)</w:t>
      </w:r>
      <w:r w:rsidR="0052531D">
        <w:t xml:space="preserve"> for </w:t>
      </w:r>
      <w:r w:rsidR="005A5F13">
        <w:t>140</w:t>
      </w:r>
      <w:r w:rsidR="0052531D">
        <w:t>00 experiments</w:t>
      </w:r>
      <w:r>
        <w:t xml:space="preserve">. </w:t>
      </w:r>
      <w:r w:rsidRPr="005B4FD6">
        <w:t>The elapsed parallel runtime is approximately one-th</w:t>
      </w:r>
      <w:r w:rsidR="00BB4EDB">
        <w:t>ird of the sequential runtime; g</w:t>
      </w:r>
      <w:r w:rsidRPr="005B4FD6">
        <w:t xml:space="preserve">iven that we were using 4 engines, this is slightly more than could be expected from a perfectly parallel computation, due to the overhead </w:t>
      </w:r>
      <w:r>
        <w:t>involved in data exchanges, etc.</w:t>
      </w:r>
    </w:p>
    <w:p w14:paraId="517D9471" w14:textId="77777777" w:rsidR="00BB4EDB" w:rsidRDefault="00BB4EDB" w:rsidP="009C464D">
      <w:pPr>
        <w:spacing w:line="276" w:lineRule="auto"/>
      </w:pPr>
    </w:p>
    <w:p w14:paraId="59B482C6" w14:textId="77777777" w:rsidR="00BB4EDB" w:rsidRDefault="00847D5F" w:rsidP="00BB4EDB">
      <w:pPr>
        <w:keepNext/>
        <w:jc w:val="center"/>
      </w:pPr>
      <w:r w:rsidRPr="00883BA0">
        <w:rPr>
          <w:noProof/>
          <w:sz w:val="16"/>
          <w:szCs w:val="16"/>
        </w:rPr>
        <w:drawing>
          <wp:inline distT="0" distB="0" distL="0" distR="0" wp14:anchorId="77660BFF" wp14:editId="20E71ED7">
            <wp:extent cx="4295775" cy="212217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2122170"/>
                    </a:xfrm>
                    <a:prstGeom prst="rect">
                      <a:avLst/>
                    </a:prstGeom>
                    <a:noFill/>
                    <a:ln>
                      <a:noFill/>
                    </a:ln>
                  </pic:spPr>
                </pic:pic>
              </a:graphicData>
            </a:graphic>
          </wp:inline>
        </w:drawing>
      </w:r>
    </w:p>
    <w:p w14:paraId="7D09C9F5" w14:textId="77777777" w:rsidR="00BB4EDB" w:rsidRPr="00926A22" w:rsidRDefault="00BB4EDB" w:rsidP="00BB4EDB">
      <w:pPr>
        <w:pStyle w:val="Caption"/>
      </w:pPr>
      <w:bookmarkStart w:id="29" w:name="_Ref497076583"/>
      <w:r>
        <w:t xml:space="preserve">Figure </w:t>
      </w:r>
      <w:r w:rsidR="00034040">
        <w:fldChar w:fldCharType="begin"/>
      </w:r>
      <w:r w:rsidR="00034040">
        <w:instrText xml:space="preserve"> SEQ Figure \* ARABIC </w:instrText>
      </w:r>
      <w:r w:rsidR="00034040">
        <w:fldChar w:fldCharType="separate"/>
      </w:r>
      <w:r>
        <w:rPr>
          <w:noProof/>
        </w:rPr>
        <w:t>9</w:t>
      </w:r>
      <w:r w:rsidR="00034040">
        <w:rPr>
          <w:noProof/>
        </w:rPr>
        <w:fldChar w:fldCharType="end"/>
      </w:r>
      <w:bookmarkEnd w:id="29"/>
      <w:r>
        <w:t>: Comparison of runtimes for sensitivity analysis</w:t>
      </w:r>
      <w:r w:rsidR="00D96788">
        <w:t xml:space="preserve"> (</w:t>
      </w:r>
      <w:r w:rsidR="005A5F13">
        <w:t>140</w:t>
      </w:r>
      <w:r w:rsidR="00D96788">
        <w:t>00 total experiments)</w:t>
      </w:r>
      <w:r>
        <w:t>, using sequential and parallel simulations</w:t>
      </w:r>
    </w:p>
    <w:p w14:paraId="7B95A8A6" w14:textId="77777777" w:rsidR="00281440" w:rsidRPr="004D6278" w:rsidRDefault="00E212D7" w:rsidP="004D6278">
      <w:pPr>
        <w:rPr>
          <w:rFonts w:cs="Arial"/>
          <w:b/>
          <w:lang w:val="en-GB"/>
        </w:rPr>
      </w:pPr>
      <w:r w:rsidRPr="004D6278">
        <w:rPr>
          <w:rFonts w:cs="Arial"/>
          <w:b/>
          <w:lang w:val="en-GB"/>
        </w:rPr>
        <w:t>CONCLUSIONS</w:t>
      </w:r>
    </w:p>
    <w:p w14:paraId="3773D0D5" w14:textId="77777777" w:rsidR="00D83B69" w:rsidRDefault="00043BAF" w:rsidP="00547A60">
      <w:pPr>
        <w:spacing w:line="276" w:lineRule="auto"/>
        <w:rPr>
          <w:rFonts w:cs="Arial"/>
        </w:rPr>
      </w:pPr>
      <w:r>
        <w:rPr>
          <w:rFonts w:cs="Arial"/>
        </w:rPr>
        <w:t>The analysis and communication of agent-based models can benefit from the comprehensive analysis</w:t>
      </w:r>
      <w:r w:rsidR="00585DE5">
        <w:rPr>
          <w:rFonts w:cs="Arial"/>
        </w:rPr>
        <w:t xml:space="preserve"> </w:t>
      </w:r>
      <w:r w:rsidR="003A37EB">
        <w:rPr>
          <w:rFonts w:cs="Arial"/>
        </w:rPr>
        <w:t xml:space="preserve">features which are available in specialized software environments. </w:t>
      </w:r>
      <w:r w:rsidR="00E87CB1">
        <w:rPr>
          <w:rFonts w:cs="Arial"/>
        </w:rPr>
        <w:t>To this end, th</w:t>
      </w:r>
      <w:r w:rsidR="00C4355F">
        <w:rPr>
          <w:rFonts w:cs="Arial"/>
        </w:rPr>
        <w:t xml:space="preserve">is paper first </w:t>
      </w:r>
      <w:r w:rsidR="00745F42">
        <w:rPr>
          <w:rFonts w:cs="Arial"/>
        </w:rPr>
        <w:t>introduced</w:t>
      </w:r>
      <w:r w:rsidR="00C4355F">
        <w:rPr>
          <w:rFonts w:cs="Arial"/>
        </w:rPr>
        <w:t xml:space="preserve"> the </w:t>
      </w:r>
      <w:proofErr w:type="spellStart"/>
      <w:r w:rsidR="00C4355F">
        <w:rPr>
          <w:rFonts w:cs="Arial"/>
        </w:rPr>
        <w:t>pyNetLogo</w:t>
      </w:r>
      <w:proofErr w:type="spellEnd"/>
      <w:r w:rsidR="00C4355F">
        <w:rPr>
          <w:rFonts w:cs="Arial"/>
        </w:rPr>
        <w:t xml:space="preserve"> connector, which </w:t>
      </w:r>
      <w:r w:rsidR="00DD3736">
        <w:rPr>
          <w:rFonts w:cs="Arial"/>
        </w:rPr>
        <w:t>interface</w:t>
      </w:r>
      <w:r w:rsidR="00585DE5">
        <w:rPr>
          <w:rFonts w:cs="Arial"/>
        </w:rPr>
        <w:t>s</w:t>
      </w:r>
      <w:r w:rsidR="00C4355F">
        <w:rPr>
          <w:rFonts w:cs="Arial"/>
        </w:rPr>
        <w:t xml:space="preserve"> </w:t>
      </w:r>
      <w:r w:rsidR="00585DE5">
        <w:rPr>
          <w:rFonts w:cs="Arial"/>
        </w:rPr>
        <w:t xml:space="preserve">the </w:t>
      </w:r>
      <w:proofErr w:type="spellStart"/>
      <w:r w:rsidR="00585DE5">
        <w:rPr>
          <w:rFonts w:cs="Arial"/>
        </w:rPr>
        <w:t>NetLogo</w:t>
      </w:r>
      <w:proofErr w:type="spellEnd"/>
      <w:r w:rsidR="00585DE5">
        <w:rPr>
          <w:rFonts w:cs="Arial"/>
        </w:rPr>
        <w:t xml:space="preserve"> agent-based modelling </w:t>
      </w:r>
      <w:r w:rsidR="00350E2D">
        <w:rPr>
          <w:rFonts w:cs="Arial"/>
        </w:rPr>
        <w:t xml:space="preserve">software </w:t>
      </w:r>
      <w:r w:rsidR="00C4355F">
        <w:rPr>
          <w:rFonts w:cs="Arial"/>
        </w:rPr>
        <w:t xml:space="preserve">with </w:t>
      </w:r>
      <w:r w:rsidR="00E931D7">
        <w:rPr>
          <w:rFonts w:cs="Arial"/>
        </w:rPr>
        <w:t>a Python environment</w:t>
      </w:r>
      <w:r w:rsidR="00C4355F">
        <w:rPr>
          <w:rFonts w:cs="Arial"/>
        </w:rPr>
        <w:t xml:space="preserve">. </w:t>
      </w:r>
      <w:r w:rsidR="00DD3736">
        <w:rPr>
          <w:rFonts w:cs="Arial"/>
        </w:rPr>
        <w:t xml:space="preserve">This connector provides basic </w:t>
      </w:r>
      <w:r w:rsidR="00E9574B">
        <w:rPr>
          <w:rFonts w:cs="Arial"/>
        </w:rPr>
        <w:t xml:space="preserve">command and reporting </w:t>
      </w:r>
      <w:r w:rsidR="00DD3736">
        <w:rPr>
          <w:rFonts w:cs="Arial"/>
        </w:rPr>
        <w:t xml:space="preserve">functionalities similar to the </w:t>
      </w:r>
      <w:proofErr w:type="spellStart"/>
      <w:r w:rsidR="00DD3736">
        <w:rPr>
          <w:rFonts w:cs="Arial"/>
        </w:rPr>
        <w:t>RNetLogo</w:t>
      </w:r>
      <w:proofErr w:type="spellEnd"/>
      <w:r w:rsidR="00DD3736">
        <w:rPr>
          <w:rFonts w:cs="Arial"/>
        </w:rPr>
        <w:t xml:space="preserve"> package in R</w:t>
      </w:r>
      <w:r w:rsidR="001C765A">
        <w:rPr>
          <w:rFonts w:cs="Arial"/>
        </w:rPr>
        <w:t>.</w:t>
      </w:r>
      <w:r w:rsidR="00883BA0">
        <w:rPr>
          <w:rFonts w:cs="Arial"/>
        </w:rPr>
        <w:t xml:space="preserve"> These </w:t>
      </w:r>
      <w:r w:rsidR="00E9574B">
        <w:rPr>
          <w:rFonts w:cs="Arial"/>
        </w:rPr>
        <w:t>features</w:t>
      </w:r>
      <w:r w:rsidR="00883BA0">
        <w:rPr>
          <w:rFonts w:cs="Arial"/>
        </w:rPr>
        <w:t xml:space="preserve"> were </w:t>
      </w:r>
      <w:r w:rsidR="00317904">
        <w:rPr>
          <w:rFonts w:cs="Arial"/>
        </w:rPr>
        <w:t>illustrated using</w:t>
      </w:r>
      <w:r w:rsidR="009A463C">
        <w:rPr>
          <w:rFonts w:cs="Arial"/>
        </w:rPr>
        <w:t xml:space="preserve"> </w:t>
      </w:r>
      <w:r w:rsidR="00DD3736">
        <w:rPr>
          <w:rFonts w:cs="Arial"/>
        </w:rPr>
        <w:t xml:space="preserve">one of </w:t>
      </w:r>
      <w:proofErr w:type="spellStart"/>
      <w:r w:rsidR="00DD3736">
        <w:rPr>
          <w:rFonts w:cs="Arial"/>
        </w:rPr>
        <w:t>NetLogo’s</w:t>
      </w:r>
      <w:proofErr w:type="spellEnd"/>
      <w:r w:rsidR="00DD3736">
        <w:rPr>
          <w:rFonts w:cs="Arial"/>
        </w:rPr>
        <w:t xml:space="preserve"> sample models</w:t>
      </w:r>
      <w:r w:rsidR="009A463C">
        <w:rPr>
          <w:rFonts w:cs="Arial"/>
        </w:rPr>
        <w:t xml:space="preserve">. </w:t>
      </w:r>
      <w:r w:rsidR="0073205F">
        <w:rPr>
          <w:rFonts w:cs="Arial"/>
        </w:rPr>
        <w:t xml:space="preserve">As an example of the more complex analyses which are enabled by a Python interface, the SALib Python library was then used for a </w:t>
      </w:r>
      <w:proofErr w:type="spellStart"/>
      <w:r w:rsidR="0073205F">
        <w:rPr>
          <w:rFonts w:cs="Arial"/>
        </w:rPr>
        <w:t>Sobol</w:t>
      </w:r>
      <w:proofErr w:type="spellEnd"/>
      <w:r w:rsidR="0073205F">
        <w:rPr>
          <w:rFonts w:cs="Arial"/>
        </w:rPr>
        <w:t xml:space="preserve"> variance-based global sensitivity analysis of the </w:t>
      </w:r>
      <w:r w:rsidR="00AB7B9D">
        <w:rPr>
          <w:rFonts w:cs="Arial"/>
        </w:rPr>
        <w:t xml:space="preserve">model. This analysis was performed using sequential simulations, then parallelized </w:t>
      </w:r>
      <w:r w:rsidR="00C216A9">
        <w:rPr>
          <w:rFonts w:cs="Arial"/>
        </w:rPr>
        <w:t xml:space="preserve">for improved performance </w:t>
      </w:r>
      <w:r w:rsidR="00AB7B9D">
        <w:rPr>
          <w:rFonts w:cs="Arial"/>
        </w:rPr>
        <w:t xml:space="preserve">using the </w:t>
      </w:r>
      <w:proofErr w:type="spellStart"/>
      <w:r w:rsidR="00317904">
        <w:rPr>
          <w:rFonts w:cs="Arial"/>
        </w:rPr>
        <w:t>ip</w:t>
      </w:r>
      <w:r w:rsidR="00C216A9">
        <w:rPr>
          <w:rFonts w:cs="Arial"/>
        </w:rPr>
        <w:t>yparallel</w:t>
      </w:r>
      <w:proofErr w:type="spellEnd"/>
      <w:r w:rsidR="00C216A9">
        <w:rPr>
          <w:rFonts w:cs="Arial"/>
        </w:rPr>
        <w:t xml:space="preserve"> library.</w:t>
      </w:r>
    </w:p>
    <w:p w14:paraId="711F3DD6" w14:textId="77777777" w:rsidR="00C216A9" w:rsidRDefault="00C216A9" w:rsidP="00547A60">
      <w:pPr>
        <w:spacing w:line="276" w:lineRule="auto"/>
        <w:rPr>
          <w:rFonts w:cs="Arial"/>
        </w:rPr>
      </w:pPr>
    </w:p>
    <w:p w14:paraId="56943F5D" w14:textId="77777777" w:rsidR="00C216A9" w:rsidRDefault="00654C3F" w:rsidP="00547A60">
      <w:pPr>
        <w:spacing w:line="276" w:lineRule="auto"/>
        <w:rPr>
          <w:rFonts w:cs="Arial"/>
        </w:rPr>
      </w:pPr>
      <w:r>
        <w:rPr>
          <w:rFonts w:cs="Arial"/>
        </w:rPr>
        <w:t xml:space="preserve">The current implementation of </w:t>
      </w:r>
      <w:proofErr w:type="spellStart"/>
      <w:r>
        <w:rPr>
          <w:rFonts w:cs="Arial"/>
        </w:rPr>
        <w:t>pyNetLogo</w:t>
      </w:r>
      <w:proofErr w:type="spellEnd"/>
      <w:r>
        <w:rPr>
          <w:rFonts w:cs="Arial"/>
        </w:rPr>
        <w:t xml:space="preserve"> relies on a Java Native Interface (JNI) through the </w:t>
      </w:r>
      <w:proofErr w:type="spellStart"/>
      <w:r>
        <w:rPr>
          <w:rFonts w:cs="Arial"/>
        </w:rPr>
        <w:t>JPype</w:t>
      </w:r>
      <w:proofErr w:type="spellEnd"/>
      <w:r>
        <w:rPr>
          <w:rFonts w:cs="Arial"/>
        </w:rPr>
        <w:t xml:space="preserve"> library, which allows Java classes</w:t>
      </w:r>
      <w:r w:rsidR="00043BAF">
        <w:rPr>
          <w:rFonts w:cs="Arial"/>
        </w:rPr>
        <w:t xml:space="preserve"> (and thus </w:t>
      </w:r>
      <w:proofErr w:type="spellStart"/>
      <w:r w:rsidR="00043BAF">
        <w:rPr>
          <w:rFonts w:cs="Arial"/>
        </w:rPr>
        <w:t>NetLogo</w:t>
      </w:r>
      <w:proofErr w:type="spellEnd"/>
      <w:r w:rsidR="00043BAF">
        <w:rPr>
          <w:rFonts w:cs="Arial"/>
        </w:rPr>
        <w:t>)</w:t>
      </w:r>
      <w:r>
        <w:rPr>
          <w:rFonts w:cs="Arial"/>
        </w:rPr>
        <w:t xml:space="preserve"> to be called from Python. However, this does not support a bidir</w:t>
      </w:r>
      <w:r w:rsidR="0024391A">
        <w:rPr>
          <w:rFonts w:cs="Arial"/>
        </w:rPr>
        <w:t>ectional linkage</w:t>
      </w:r>
      <w:r>
        <w:rPr>
          <w:rFonts w:cs="Arial"/>
        </w:rPr>
        <w:t xml:space="preserve"> through which </w:t>
      </w:r>
      <w:r w:rsidR="00043BAF">
        <w:rPr>
          <w:rFonts w:cs="Arial"/>
        </w:rPr>
        <w:t xml:space="preserve">a </w:t>
      </w:r>
      <w:proofErr w:type="spellStart"/>
      <w:r w:rsidR="00043BAF">
        <w:rPr>
          <w:rFonts w:cs="Arial"/>
        </w:rPr>
        <w:t>NetLogo</w:t>
      </w:r>
      <w:proofErr w:type="spellEnd"/>
      <w:r w:rsidR="00043BAF">
        <w:rPr>
          <w:rFonts w:cs="Arial"/>
        </w:rPr>
        <w:t xml:space="preserve"> model could</w:t>
      </w:r>
      <w:r w:rsidR="00113A48">
        <w:rPr>
          <w:rFonts w:cs="Arial"/>
        </w:rPr>
        <w:t xml:space="preserve"> </w:t>
      </w:r>
      <w:r w:rsidR="0024391A">
        <w:rPr>
          <w:rFonts w:cs="Arial"/>
        </w:rPr>
        <w:t xml:space="preserve">also </w:t>
      </w:r>
      <w:r w:rsidR="00113A48">
        <w:rPr>
          <w:rFonts w:cs="Arial"/>
        </w:rPr>
        <w:t>directly execut</w:t>
      </w:r>
      <w:r w:rsidR="00043BAF">
        <w:rPr>
          <w:rFonts w:cs="Arial"/>
        </w:rPr>
        <w:t xml:space="preserve">e Python code. </w:t>
      </w:r>
      <w:r w:rsidR="00166369">
        <w:rPr>
          <w:rFonts w:cs="Arial"/>
        </w:rPr>
        <w:t>For applications in which this functionality would be helpful</w:t>
      </w:r>
      <w:r w:rsidR="00672F5D">
        <w:rPr>
          <w:rFonts w:cs="Arial"/>
        </w:rPr>
        <w:t xml:space="preserve"> (for instance by </w:t>
      </w:r>
      <w:r w:rsidR="005A4B62">
        <w:rPr>
          <w:rFonts w:cs="Arial"/>
        </w:rPr>
        <w:t>usin</w:t>
      </w:r>
      <w:r w:rsidR="00672F5D">
        <w:rPr>
          <w:rFonts w:cs="Arial"/>
        </w:rPr>
        <w:t xml:space="preserve">g more advanced statistical or geospatial functions in </w:t>
      </w:r>
      <w:proofErr w:type="spellStart"/>
      <w:r w:rsidR="00672F5D">
        <w:rPr>
          <w:rFonts w:cs="Arial"/>
        </w:rPr>
        <w:t>NetLogo</w:t>
      </w:r>
      <w:proofErr w:type="spellEnd"/>
      <w:r w:rsidR="00672F5D">
        <w:rPr>
          <w:rFonts w:cs="Arial"/>
        </w:rPr>
        <w:t xml:space="preserve"> models)</w:t>
      </w:r>
      <w:r w:rsidR="000C693F">
        <w:rPr>
          <w:rFonts w:cs="Arial"/>
        </w:rPr>
        <w:t xml:space="preserve">, the Python extension for </w:t>
      </w:r>
      <w:proofErr w:type="spellStart"/>
      <w:r w:rsidR="000C693F">
        <w:rPr>
          <w:rFonts w:cs="Arial"/>
        </w:rPr>
        <w:t>NetLogo</w:t>
      </w:r>
      <w:proofErr w:type="spellEnd"/>
      <w:r w:rsidR="000C693F">
        <w:rPr>
          <w:rFonts w:cs="Arial"/>
        </w:rPr>
        <w:t xml:space="preserve"> </w:t>
      </w:r>
      <w:r w:rsidR="00166369">
        <w:rPr>
          <w:rFonts w:cs="Arial"/>
        </w:rPr>
        <w:t>can instead be used to</w:t>
      </w:r>
      <w:r w:rsidR="000C693F">
        <w:rPr>
          <w:rFonts w:cs="Arial"/>
        </w:rPr>
        <w:t xml:space="preserve"> execut</w:t>
      </w:r>
      <w:r w:rsidR="00166369">
        <w:rPr>
          <w:rFonts w:cs="Arial"/>
        </w:rPr>
        <w:t>e</w:t>
      </w:r>
      <w:r w:rsidR="000C693F">
        <w:rPr>
          <w:rFonts w:cs="Arial"/>
        </w:rPr>
        <w:t xml:space="preserve"> Python code from </w:t>
      </w:r>
      <w:proofErr w:type="spellStart"/>
      <w:r w:rsidR="000C693F">
        <w:rPr>
          <w:rFonts w:cs="Arial"/>
        </w:rPr>
        <w:t>NetLogo</w:t>
      </w:r>
      <w:proofErr w:type="spellEnd"/>
      <w:r w:rsidR="00166369">
        <w:rPr>
          <w:rFonts w:cs="Arial"/>
        </w:rPr>
        <w:t xml:space="preserve"> </w:t>
      </w:r>
      <w:r w:rsidR="000C693F">
        <w:rPr>
          <w:rFonts w:cs="Arial"/>
        </w:rPr>
        <w:t xml:space="preserve">through a JSON interface. </w:t>
      </w:r>
      <w:r w:rsidR="00BE2F7B">
        <w:rPr>
          <w:rFonts w:cs="Arial"/>
        </w:rPr>
        <w:t xml:space="preserve">As a complement to existing interfaces which link </w:t>
      </w:r>
      <w:proofErr w:type="spellStart"/>
      <w:r w:rsidR="00BE2F7B">
        <w:rPr>
          <w:rFonts w:cs="Arial"/>
        </w:rPr>
        <w:t>NetLogo</w:t>
      </w:r>
      <w:proofErr w:type="spellEnd"/>
      <w:r w:rsidR="00BE2F7B">
        <w:rPr>
          <w:rFonts w:cs="Arial"/>
        </w:rPr>
        <w:t xml:space="preserve"> with R or Mathematica, t</w:t>
      </w:r>
      <w:r w:rsidR="00317904">
        <w:rPr>
          <w:rFonts w:cs="Arial"/>
        </w:rPr>
        <w:t xml:space="preserve">he combination of these tools thus </w:t>
      </w:r>
      <w:r w:rsidR="00317904">
        <w:rPr>
          <w:rFonts w:cs="Arial"/>
        </w:rPr>
        <w:lastRenderedPageBreak/>
        <w:t xml:space="preserve">allows </w:t>
      </w:r>
      <w:proofErr w:type="spellStart"/>
      <w:r w:rsidR="00E9574B">
        <w:rPr>
          <w:rFonts w:cs="Arial"/>
        </w:rPr>
        <w:t>modellers</w:t>
      </w:r>
      <w:proofErr w:type="spellEnd"/>
      <w:r w:rsidR="00E9574B">
        <w:rPr>
          <w:rFonts w:cs="Arial"/>
        </w:rPr>
        <w:t xml:space="preserve"> to extend </w:t>
      </w:r>
      <w:proofErr w:type="spellStart"/>
      <w:r w:rsidR="00E9574B">
        <w:rPr>
          <w:rFonts w:cs="Arial"/>
        </w:rPr>
        <w:t>NetLogo’s</w:t>
      </w:r>
      <w:proofErr w:type="spellEnd"/>
      <w:r w:rsidR="00E9574B">
        <w:rPr>
          <w:rFonts w:cs="Arial"/>
        </w:rPr>
        <w:t xml:space="preserve"> capabilities</w:t>
      </w:r>
      <w:r w:rsidR="00672F5D">
        <w:rPr>
          <w:rFonts w:cs="Arial"/>
        </w:rPr>
        <w:t xml:space="preserve"> </w:t>
      </w:r>
      <w:r w:rsidR="00BE2F7B">
        <w:rPr>
          <w:rFonts w:cs="Arial"/>
        </w:rPr>
        <w:t>with</w:t>
      </w:r>
      <w:r w:rsidR="00672F5D">
        <w:rPr>
          <w:rFonts w:cs="Arial"/>
        </w:rPr>
        <w:t xml:space="preserve"> Python’s </w:t>
      </w:r>
      <w:r w:rsidR="00BE2F7B">
        <w:rPr>
          <w:rFonts w:cs="Arial"/>
        </w:rPr>
        <w:t>extensive</w:t>
      </w:r>
      <w:r w:rsidR="00672F5D">
        <w:rPr>
          <w:rFonts w:cs="Arial"/>
        </w:rPr>
        <w:t xml:space="preserve"> ecosystem for scientific computing.</w:t>
      </w:r>
    </w:p>
    <w:p w14:paraId="104FC01C" w14:textId="77777777" w:rsidR="0073205F" w:rsidRDefault="0073205F" w:rsidP="00547A60">
      <w:pPr>
        <w:spacing w:line="276" w:lineRule="auto"/>
        <w:rPr>
          <w:rFonts w:cs="Arial"/>
        </w:rPr>
      </w:pPr>
    </w:p>
    <w:p w14:paraId="5E89A62C" w14:textId="77777777" w:rsidR="00032C92" w:rsidRDefault="00032C92">
      <w:pPr>
        <w:rPr>
          <w:rFonts w:cs="Arial"/>
          <w:b/>
          <w:lang w:val="en-GB"/>
        </w:rPr>
      </w:pPr>
    </w:p>
    <w:p w14:paraId="61B8C212" w14:textId="77777777" w:rsidR="00686BDE" w:rsidRPr="00FD7A17" w:rsidRDefault="00686BDE" w:rsidP="00686BDE">
      <w:pPr>
        <w:outlineLvl w:val="0"/>
        <w:rPr>
          <w:rFonts w:cs="Arial"/>
          <w:lang w:val="en-GB"/>
        </w:rPr>
      </w:pPr>
      <w:r w:rsidRPr="00FD7A17">
        <w:rPr>
          <w:rFonts w:cs="Arial"/>
          <w:b/>
          <w:lang w:val="en-GB"/>
        </w:rPr>
        <w:t>ACKNOWLEDGMENTS</w:t>
      </w:r>
    </w:p>
    <w:p w14:paraId="07FA0F73" w14:textId="77777777" w:rsidR="00686BDE" w:rsidRDefault="00B2704E" w:rsidP="001711A7">
      <w:pPr>
        <w:spacing w:line="276" w:lineRule="auto"/>
        <w:rPr>
          <w:rFonts w:cs="Arial"/>
          <w:lang w:val="en-GB"/>
        </w:rPr>
      </w:pPr>
      <w:r w:rsidRPr="00B2704E">
        <w:rPr>
          <w:rFonts w:cs="Arial"/>
          <w:lang w:val="en-GB"/>
        </w:rPr>
        <w:t>This research was supported by the Netherlands Organization for Scientific Research (NWO) under the project Aquifer Thermal Energy Storage Smart Grids (ATES-SG), grant number 408-13-030.</w:t>
      </w:r>
      <w:r w:rsidR="001711A7">
        <w:rPr>
          <w:rFonts w:cs="Arial"/>
          <w:lang w:val="en-GB"/>
        </w:rPr>
        <w:t xml:space="preserve"> We thank two anonymous reviewers for their valuable comments towards improving the paper.</w:t>
      </w:r>
    </w:p>
    <w:p w14:paraId="1F2F5944" w14:textId="77777777" w:rsidR="00A66AC3" w:rsidRPr="00FD7A17" w:rsidRDefault="00A66AC3" w:rsidP="00686BDE">
      <w:pPr>
        <w:rPr>
          <w:rFonts w:cs="Arial"/>
          <w:lang w:val="en-GB"/>
        </w:rPr>
      </w:pPr>
    </w:p>
    <w:p w14:paraId="768038CD" w14:textId="77777777" w:rsidR="00686BDE" w:rsidRPr="00FD7A17" w:rsidRDefault="00686BDE" w:rsidP="00686BDE">
      <w:pPr>
        <w:outlineLvl w:val="0"/>
        <w:rPr>
          <w:rFonts w:cs="Arial"/>
          <w:lang w:val="en-GB"/>
        </w:rPr>
      </w:pPr>
      <w:r w:rsidRPr="00FD7A17">
        <w:rPr>
          <w:rFonts w:cs="Arial"/>
          <w:b/>
          <w:lang w:val="en-GB"/>
        </w:rPr>
        <w:t>REFERENCES</w:t>
      </w:r>
    </w:p>
    <w:p w14:paraId="30100C08" w14:textId="77777777" w:rsidR="00686BDE" w:rsidRPr="00FD7A17" w:rsidRDefault="00686BDE" w:rsidP="00686BDE">
      <w:pPr>
        <w:rPr>
          <w:rFonts w:cs="Arial"/>
          <w:lang w:val="en-GB"/>
        </w:rPr>
      </w:pPr>
    </w:p>
    <w:p w14:paraId="72AA569C" w14:textId="77777777" w:rsidR="005F56C5" w:rsidRPr="005F56C5" w:rsidRDefault="007551F1" w:rsidP="005F56C5">
      <w:pPr>
        <w:pStyle w:val="Bibliography"/>
        <w:spacing w:before="120" w:line="240" w:lineRule="auto"/>
        <w:rPr>
          <w:rFonts w:cs="Arial"/>
        </w:rPr>
      </w:pPr>
      <w:r>
        <w:rPr>
          <w:rFonts w:cs="Arial"/>
          <w:lang w:val="en-GB"/>
        </w:rPr>
        <w:fldChar w:fldCharType="begin"/>
      </w:r>
      <w:r w:rsidR="005F56C5">
        <w:rPr>
          <w:rFonts w:cs="Arial"/>
          <w:lang w:val="en-GB"/>
        </w:rPr>
        <w:instrText xml:space="preserve"> ADDIN ZOTERO_BIBL {"custom":[]} CSL_BIBLIOGRAPHY </w:instrText>
      </w:r>
      <w:r>
        <w:rPr>
          <w:rFonts w:cs="Arial"/>
          <w:lang w:val="en-GB"/>
        </w:rPr>
        <w:fldChar w:fldCharType="separate"/>
      </w:r>
      <w:r w:rsidR="005F56C5" w:rsidRPr="005F56C5">
        <w:rPr>
          <w:rFonts w:cs="Arial"/>
        </w:rPr>
        <w:t xml:space="preserve">Ayllón, D., Railsback, S. F., Vincenzi, S., Groeneveld, J., Almodóvar, A., &amp; Grimm, V. (2016). InSTREAM-Gen: Modelling eco-evolutionary dynamics of trout populations under anthropogenic environmental change. </w:t>
      </w:r>
      <w:r w:rsidR="005F56C5" w:rsidRPr="005F56C5">
        <w:rPr>
          <w:rFonts w:cs="Arial"/>
          <w:i/>
          <w:iCs/>
        </w:rPr>
        <w:t>Ecological Modelling</w:t>
      </w:r>
      <w:r w:rsidR="005F56C5" w:rsidRPr="005F56C5">
        <w:rPr>
          <w:rFonts w:cs="Arial"/>
        </w:rPr>
        <w:t xml:space="preserve">, </w:t>
      </w:r>
      <w:r w:rsidR="005F56C5" w:rsidRPr="005F56C5">
        <w:rPr>
          <w:rFonts w:cs="Arial"/>
          <w:i/>
          <w:iCs/>
        </w:rPr>
        <w:t>326</w:t>
      </w:r>
      <w:r w:rsidR="005F56C5" w:rsidRPr="005F56C5">
        <w:rPr>
          <w:rFonts w:cs="Arial"/>
        </w:rPr>
        <w:t>(Supplement C), 36–53. https://doi.org/10.1016/j.ecolmodel.2015.07.026</w:t>
      </w:r>
    </w:p>
    <w:p w14:paraId="0BC9985C" w14:textId="77777777" w:rsidR="005F56C5" w:rsidRPr="005F56C5" w:rsidRDefault="005F56C5" w:rsidP="005F56C5">
      <w:pPr>
        <w:pStyle w:val="Bibliography"/>
        <w:spacing w:before="120" w:line="240" w:lineRule="auto"/>
        <w:rPr>
          <w:rFonts w:cs="Arial"/>
        </w:rPr>
      </w:pPr>
      <w:r w:rsidRPr="005F56C5">
        <w:rPr>
          <w:rFonts w:cs="Arial"/>
        </w:rPr>
        <w:t xml:space="preserve">Bakshy, E., &amp; Wilensky, U. (2007). </w:t>
      </w:r>
      <w:r w:rsidRPr="005F56C5">
        <w:rPr>
          <w:rFonts w:cs="Arial"/>
          <w:i/>
          <w:iCs/>
        </w:rPr>
        <w:t>NetLogo-Mathematica Link</w:t>
      </w:r>
      <w:r w:rsidRPr="005F56C5">
        <w:rPr>
          <w:rFonts w:cs="Arial"/>
        </w:rPr>
        <w:t>. Center for Connected Learning and Computer-Based Modeling, Northwestern University, Evanston, IL. Retrieved from http://ccl.northwestern.edu/netlogo/mathematica.html</w:t>
      </w:r>
    </w:p>
    <w:p w14:paraId="4FE6B44C" w14:textId="77777777" w:rsidR="005F56C5" w:rsidRPr="005F56C5" w:rsidRDefault="005F56C5" w:rsidP="005F56C5">
      <w:pPr>
        <w:pStyle w:val="Bibliography"/>
        <w:spacing w:before="120" w:line="240" w:lineRule="auto"/>
        <w:rPr>
          <w:rFonts w:cs="Arial"/>
        </w:rPr>
      </w:pPr>
      <w:r w:rsidRPr="005F56C5">
        <w:rPr>
          <w:rFonts w:cs="Arial"/>
        </w:rPr>
        <w:t xml:space="preserve">Campolongo, F., Cariboni, J., &amp; Saltelli, A. (2007). An effective screening design for sensitivity analysis of large models. </w:t>
      </w:r>
      <w:r w:rsidRPr="005F56C5">
        <w:rPr>
          <w:rFonts w:cs="Arial"/>
          <w:i/>
          <w:iCs/>
        </w:rPr>
        <w:t>Environmental Modelling &amp; Software</w:t>
      </w:r>
      <w:r w:rsidRPr="005F56C5">
        <w:rPr>
          <w:rFonts w:cs="Arial"/>
        </w:rPr>
        <w:t xml:space="preserve">, </w:t>
      </w:r>
      <w:r w:rsidRPr="005F56C5">
        <w:rPr>
          <w:rFonts w:cs="Arial"/>
          <w:i/>
          <w:iCs/>
        </w:rPr>
        <w:t>22</w:t>
      </w:r>
      <w:r w:rsidRPr="005F56C5">
        <w:rPr>
          <w:rFonts w:cs="Arial"/>
        </w:rPr>
        <w:t>(10), 1509–1518. https://doi.org/10.1016/j.envsoft.2006.10.004</w:t>
      </w:r>
    </w:p>
    <w:p w14:paraId="609FAE42" w14:textId="77777777" w:rsidR="005F56C5" w:rsidRPr="005F56C5" w:rsidRDefault="005F56C5" w:rsidP="005F56C5">
      <w:pPr>
        <w:pStyle w:val="Bibliography"/>
        <w:spacing w:before="120" w:line="240" w:lineRule="auto"/>
        <w:rPr>
          <w:rFonts w:cs="Arial"/>
        </w:rPr>
      </w:pPr>
      <w:r w:rsidRPr="005F56C5">
        <w:rPr>
          <w:rFonts w:cs="Arial"/>
        </w:rPr>
        <w:t xml:space="preserve">Grimm, V., Berger, U., Bastiansen, F., Eliassen, S., Ginot, V., Giske, J., … DeAngelis, D. L. (2006). A standard protocol for describing individual-based and agent-based models. </w:t>
      </w:r>
      <w:r w:rsidRPr="005F56C5">
        <w:rPr>
          <w:rFonts w:cs="Arial"/>
          <w:i/>
          <w:iCs/>
        </w:rPr>
        <w:t>Ecological Modelling</w:t>
      </w:r>
      <w:r w:rsidRPr="005F56C5">
        <w:rPr>
          <w:rFonts w:cs="Arial"/>
        </w:rPr>
        <w:t xml:space="preserve">, </w:t>
      </w:r>
      <w:r w:rsidRPr="005F56C5">
        <w:rPr>
          <w:rFonts w:cs="Arial"/>
          <w:i/>
          <w:iCs/>
        </w:rPr>
        <w:t>198</w:t>
      </w:r>
      <w:r w:rsidRPr="005F56C5">
        <w:rPr>
          <w:rFonts w:cs="Arial"/>
        </w:rPr>
        <w:t>(1), 115–126. https://doi.org/10.1016/j.ecolmodel.2006.04.023</w:t>
      </w:r>
    </w:p>
    <w:p w14:paraId="68ED1455" w14:textId="77777777" w:rsidR="005F56C5" w:rsidRPr="005F56C5" w:rsidRDefault="005F56C5" w:rsidP="005F56C5">
      <w:pPr>
        <w:pStyle w:val="Bibliography"/>
        <w:spacing w:before="120" w:line="240" w:lineRule="auto"/>
        <w:rPr>
          <w:rFonts w:cs="Arial"/>
        </w:rPr>
      </w:pPr>
      <w:r w:rsidRPr="005F56C5">
        <w:rPr>
          <w:rFonts w:cs="Arial"/>
        </w:rPr>
        <w:t xml:space="preserve">Grimm, V., &amp; Railsback, S. F. (2012). Pattern-oriented modelling: a “multi-scope” for predictive systems ecology. </w:t>
      </w:r>
      <w:r w:rsidRPr="005F56C5">
        <w:rPr>
          <w:rFonts w:cs="Arial"/>
          <w:i/>
          <w:iCs/>
        </w:rPr>
        <w:t>Philosophical Transactions of the Royal Society of London B: Biological Sciences</w:t>
      </w:r>
      <w:r w:rsidRPr="005F56C5">
        <w:rPr>
          <w:rFonts w:cs="Arial"/>
        </w:rPr>
        <w:t xml:space="preserve">, </w:t>
      </w:r>
      <w:r w:rsidRPr="005F56C5">
        <w:rPr>
          <w:rFonts w:cs="Arial"/>
          <w:i/>
          <w:iCs/>
        </w:rPr>
        <w:t>367</w:t>
      </w:r>
      <w:r w:rsidRPr="005F56C5">
        <w:rPr>
          <w:rFonts w:cs="Arial"/>
        </w:rPr>
        <w:t>(1586), 298–310. https://doi.org/10.1098/rstb.2011.0180</w:t>
      </w:r>
    </w:p>
    <w:p w14:paraId="6A31F278" w14:textId="77777777" w:rsidR="005F56C5" w:rsidRPr="005F56C5" w:rsidRDefault="005F56C5" w:rsidP="005F56C5">
      <w:pPr>
        <w:pStyle w:val="Bibliography"/>
        <w:spacing w:before="120" w:line="240" w:lineRule="auto"/>
        <w:rPr>
          <w:rFonts w:cs="Arial"/>
        </w:rPr>
      </w:pPr>
      <w:r w:rsidRPr="005F56C5">
        <w:rPr>
          <w:rFonts w:cs="Arial"/>
        </w:rPr>
        <w:t xml:space="preserve">Head, B. (2017). </w:t>
      </w:r>
      <w:r w:rsidRPr="005F56C5">
        <w:rPr>
          <w:rFonts w:cs="Arial"/>
          <w:i/>
          <w:iCs/>
        </w:rPr>
        <w:t>NetLogo Python extension</w:t>
      </w:r>
      <w:r w:rsidRPr="005F56C5">
        <w:rPr>
          <w:rFonts w:cs="Arial"/>
        </w:rPr>
        <w:t xml:space="preserve">. Retrieved from </w:t>
      </w:r>
      <w:bookmarkStart w:id="30" w:name="_GoBack"/>
      <w:r w:rsidRPr="005F56C5">
        <w:rPr>
          <w:rFonts w:cs="Arial"/>
        </w:rPr>
        <w:t>https://github.com/qiemem/PythonExtension</w:t>
      </w:r>
    </w:p>
    <w:bookmarkEnd w:id="30"/>
    <w:p w14:paraId="192FCD86" w14:textId="77777777" w:rsidR="005F56C5" w:rsidRPr="005F56C5" w:rsidRDefault="005F56C5" w:rsidP="005F56C5">
      <w:pPr>
        <w:pStyle w:val="Bibliography"/>
        <w:spacing w:before="120" w:line="240" w:lineRule="auto"/>
        <w:rPr>
          <w:rFonts w:cs="Arial"/>
        </w:rPr>
      </w:pPr>
      <w:r w:rsidRPr="005F56C5">
        <w:rPr>
          <w:rFonts w:cs="Arial"/>
        </w:rPr>
        <w:t xml:space="preserve">Herman, J., &amp; Usher, W. (2017). SALib: An open-source Python library for Sensitivity Analysis. </w:t>
      </w:r>
      <w:r w:rsidRPr="005F56C5">
        <w:rPr>
          <w:rFonts w:cs="Arial"/>
          <w:i/>
          <w:iCs/>
        </w:rPr>
        <w:t>The Journal of Open Source Software</w:t>
      </w:r>
      <w:r w:rsidRPr="005F56C5">
        <w:rPr>
          <w:rFonts w:cs="Arial"/>
        </w:rPr>
        <w:t xml:space="preserve">, </w:t>
      </w:r>
      <w:r w:rsidRPr="005F56C5">
        <w:rPr>
          <w:rFonts w:cs="Arial"/>
          <w:i/>
          <w:iCs/>
        </w:rPr>
        <w:t>2</w:t>
      </w:r>
      <w:r w:rsidRPr="005F56C5">
        <w:rPr>
          <w:rFonts w:cs="Arial"/>
        </w:rPr>
        <w:t>(9). https://doi.org/10.21105/joss.00097</w:t>
      </w:r>
    </w:p>
    <w:p w14:paraId="59EC3EAE" w14:textId="77777777" w:rsidR="005F56C5" w:rsidRPr="005F56C5" w:rsidRDefault="005F56C5" w:rsidP="005F56C5">
      <w:pPr>
        <w:pStyle w:val="Bibliography"/>
        <w:spacing w:before="120" w:line="240" w:lineRule="auto"/>
        <w:rPr>
          <w:rFonts w:cs="Arial"/>
        </w:rPr>
      </w:pPr>
      <w:r w:rsidRPr="005F56C5">
        <w:rPr>
          <w:rFonts w:cs="Arial"/>
        </w:rPr>
        <w:t xml:space="preserve">Hunter, J. D. (2007). Matplotlib: A 2D Graphics Environment. </w:t>
      </w:r>
      <w:r w:rsidRPr="005F56C5">
        <w:rPr>
          <w:rFonts w:cs="Arial"/>
          <w:i/>
          <w:iCs/>
        </w:rPr>
        <w:t>Computing in Science &amp; Engineering</w:t>
      </w:r>
      <w:r w:rsidRPr="005F56C5">
        <w:rPr>
          <w:rFonts w:cs="Arial"/>
        </w:rPr>
        <w:t xml:space="preserve">, </w:t>
      </w:r>
      <w:r w:rsidRPr="005F56C5">
        <w:rPr>
          <w:rFonts w:cs="Arial"/>
          <w:i/>
          <w:iCs/>
        </w:rPr>
        <w:t>9</w:t>
      </w:r>
      <w:r w:rsidRPr="005F56C5">
        <w:rPr>
          <w:rFonts w:cs="Arial"/>
        </w:rPr>
        <w:t>(3), 90–95. https://doi.org/10.1109/MCSE.2007.55</w:t>
      </w:r>
    </w:p>
    <w:p w14:paraId="572D9178" w14:textId="77777777" w:rsidR="005F56C5" w:rsidRPr="005F56C5" w:rsidRDefault="005F56C5" w:rsidP="005F56C5">
      <w:pPr>
        <w:pStyle w:val="Bibliography"/>
        <w:spacing w:before="120" w:line="240" w:lineRule="auto"/>
        <w:rPr>
          <w:rFonts w:cs="Arial"/>
        </w:rPr>
      </w:pPr>
      <w:r w:rsidRPr="005F56C5">
        <w:rPr>
          <w:rFonts w:cs="Arial"/>
        </w:rPr>
        <w:t xml:space="preserve">Jones, E., Oliphant, T., Peterson, P., &amp; others. (2001). </w:t>
      </w:r>
      <w:r w:rsidRPr="005F56C5">
        <w:rPr>
          <w:rFonts w:cs="Arial"/>
          <w:i/>
          <w:iCs/>
        </w:rPr>
        <w:t>SciPy: Open source scientific tools for Python</w:t>
      </w:r>
      <w:r w:rsidRPr="005F56C5">
        <w:rPr>
          <w:rFonts w:cs="Arial"/>
        </w:rPr>
        <w:t>. Retrieved from http://www.scipy.org/</w:t>
      </w:r>
    </w:p>
    <w:p w14:paraId="0A3296E4" w14:textId="77777777" w:rsidR="005F56C5" w:rsidRPr="005F56C5" w:rsidRDefault="005F56C5" w:rsidP="005F56C5">
      <w:pPr>
        <w:pStyle w:val="Bibliography"/>
        <w:spacing w:before="120" w:line="240" w:lineRule="auto"/>
        <w:rPr>
          <w:rFonts w:cs="Arial"/>
        </w:rPr>
      </w:pPr>
      <w:r w:rsidRPr="005F56C5">
        <w:rPr>
          <w:rFonts w:cs="Arial"/>
        </w:rPr>
        <w:t xml:space="preserve">Kravari, K., &amp; Bassiliades, N. (2015). A Survey of Agent Platforms. </w:t>
      </w:r>
      <w:r w:rsidRPr="005F56C5">
        <w:rPr>
          <w:rFonts w:cs="Arial"/>
          <w:i/>
          <w:iCs/>
        </w:rPr>
        <w:t>Journal of Artificial Societies and Social Simulation</w:t>
      </w:r>
      <w:r w:rsidRPr="005F56C5">
        <w:rPr>
          <w:rFonts w:cs="Arial"/>
        </w:rPr>
        <w:t xml:space="preserve">, </w:t>
      </w:r>
      <w:r w:rsidRPr="005F56C5">
        <w:rPr>
          <w:rFonts w:cs="Arial"/>
          <w:i/>
          <w:iCs/>
        </w:rPr>
        <w:t>18</w:t>
      </w:r>
      <w:r w:rsidRPr="005F56C5">
        <w:rPr>
          <w:rFonts w:cs="Arial"/>
        </w:rPr>
        <w:t>(1), 11.</w:t>
      </w:r>
    </w:p>
    <w:p w14:paraId="51D36AB0" w14:textId="77777777" w:rsidR="005F56C5" w:rsidRPr="005F56C5" w:rsidRDefault="005F56C5" w:rsidP="005F56C5">
      <w:pPr>
        <w:pStyle w:val="Bibliography"/>
        <w:spacing w:before="120" w:line="240" w:lineRule="auto"/>
        <w:rPr>
          <w:rFonts w:cs="Arial"/>
        </w:rPr>
      </w:pPr>
      <w:r w:rsidRPr="005F56C5">
        <w:rPr>
          <w:rFonts w:cs="Arial"/>
        </w:rPr>
        <w:t xml:space="preserve">Kwakkel, J. H. (2017). The Exploratory Modeling Workbench: An open source toolkit for exploratory modeling, scenario discovery, and (multi-objective) robust decision making. </w:t>
      </w:r>
      <w:r w:rsidRPr="005F56C5">
        <w:rPr>
          <w:rFonts w:cs="Arial"/>
          <w:i/>
          <w:iCs/>
        </w:rPr>
        <w:t>Environmental Modelling &amp; Software</w:t>
      </w:r>
      <w:r w:rsidRPr="005F56C5">
        <w:rPr>
          <w:rFonts w:cs="Arial"/>
        </w:rPr>
        <w:t xml:space="preserve">, </w:t>
      </w:r>
      <w:r w:rsidRPr="005F56C5">
        <w:rPr>
          <w:rFonts w:cs="Arial"/>
          <w:i/>
          <w:iCs/>
        </w:rPr>
        <w:t>96</w:t>
      </w:r>
      <w:r w:rsidRPr="005F56C5">
        <w:rPr>
          <w:rFonts w:cs="Arial"/>
        </w:rPr>
        <w:t>, 239–250.</w:t>
      </w:r>
    </w:p>
    <w:p w14:paraId="36B0D52E" w14:textId="77777777" w:rsidR="005F56C5" w:rsidRPr="005F56C5" w:rsidRDefault="005F56C5" w:rsidP="005F56C5">
      <w:pPr>
        <w:pStyle w:val="Bibliography"/>
        <w:spacing w:before="120" w:line="240" w:lineRule="auto"/>
        <w:rPr>
          <w:rFonts w:cs="Arial"/>
        </w:rPr>
      </w:pPr>
      <w:r w:rsidRPr="005F56C5">
        <w:rPr>
          <w:rFonts w:cs="Arial"/>
        </w:rPr>
        <w:t xml:space="preserve">McKinney, W. (2010). Data Structures for Statistical Computing in Python. In Stéfan van der Walt &amp; J. Millman (Eds.), </w:t>
      </w:r>
      <w:r w:rsidRPr="005F56C5">
        <w:rPr>
          <w:rFonts w:cs="Arial"/>
          <w:i/>
          <w:iCs/>
        </w:rPr>
        <w:t>Proceedings of the 9th Python in Science Conference</w:t>
      </w:r>
      <w:r w:rsidRPr="005F56C5">
        <w:rPr>
          <w:rFonts w:cs="Arial"/>
        </w:rPr>
        <w:t xml:space="preserve"> (pp. 51–56).</w:t>
      </w:r>
    </w:p>
    <w:p w14:paraId="38EF0720" w14:textId="77777777" w:rsidR="005F56C5" w:rsidRPr="005F56C5" w:rsidRDefault="005F56C5" w:rsidP="005F56C5">
      <w:pPr>
        <w:pStyle w:val="Bibliography"/>
        <w:spacing w:before="120" w:line="240" w:lineRule="auto"/>
        <w:rPr>
          <w:rFonts w:cs="Arial"/>
        </w:rPr>
      </w:pPr>
      <w:r w:rsidRPr="005F56C5">
        <w:rPr>
          <w:rFonts w:cs="Arial"/>
        </w:rPr>
        <w:t xml:space="preserve">Menard, S., &amp; Nell, L. (2014). </w:t>
      </w:r>
      <w:r w:rsidRPr="005F56C5">
        <w:rPr>
          <w:rFonts w:cs="Arial"/>
          <w:i/>
          <w:iCs/>
        </w:rPr>
        <w:t>Jpype</w:t>
      </w:r>
      <w:r w:rsidRPr="005F56C5">
        <w:rPr>
          <w:rFonts w:cs="Arial"/>
        </w:rPr>
        <w:t>. Retrieved from https://pypi.python.org/pypi/JPype1</w:t>
      </w:r>
    </w:p>
    <w:p w14:paraId="44F1200E" w14:textId="77777777" w:rsidR="005F56C5" w:rsidRPr="005F56C5" w:rsidRDefault="005F56C5" w:rsidP="005F56C5">
      <w:pPr>
        <w:pStyle w:val="Bibliography"/>
        <w:spacing w:before="120" w:line="240" w:lineRule="auto"/>
        <w:rPr>
          <w:rFonts w:cs="Arial"/>
        </w:rPr>
      </w:pPr>
      <w:r w:rsidRPr="005F56C5">
        <w:rPr>
          <w:rFonts w:cs="Arial"/>
        </w:rPr>
        <w:t xml:space="preserve">Morris, M. D. (1991). Factorial Sampling Plans for Preliminary Computational Experiments. </w:t>
      </w:r>
      <w:r w:rsidRPr="005F56C5">
        <w:rPr>
          <w:rFonts w:cs="Arial"/>
          <w:i/>
          <w:iCs/>
        </w:rPr>
        <w:t>Technometrics</w:t>
      </w:r>
      <w:r w:rsidRPr="005F56C5">
        <w:rPr>
          <w:rFonts w:cs="Arial"/>
        </w:rPr>
        <w:t xml:space="preserve">, </w:t>
      </w:r>
      <w:r w:rsidRPr="005F56C5">
        <w:rPr>
          <w:rFonts w:cs="Arial"/>
          <w:i/>
          <w:iCs/>
        </w:rPr>
        <w:t>33</w:t>
      </w:r>
      <w:r w:rsidRPr="005F56C5">
        <w:rPr>
          <w:rFonts w:cs="Arial"/>
        </w:rPr>
        <w:t>(2), 161–174. https://doi.org/10.1080/00401706.1991.10484804</w:t>
      </w:r>
    </w:p>
    <w:p w14:paraId="71679339" w14:textId="77777777" w:rsidR="005F56C5" w:rsidRPr="005F56C5" w:rsidRDefault="005F56C5" w:rsidP="005F56C5">
      <w:pPr>
        <w:pStyle w:val="Bibliography"/>
        <w:spacing w:before="120" w:line="240" w:lineRule="auto"/>
        <w:rPr>
          <w:rFonts w:cs="Arial"/>
        </w:rPr>
      </w:pPr>
      <w:r w:rsidRPr="005F56C5">
        <w:rPr>
          <w:rFonts w:cs="Arial"/>
        </w:rPr>
        <w:t xml:space="preserve">Nikolic, I., Dam, K. H. van, &amp; Kasmire, J. (2013). Practice. In K. H. van Dam, I. Nikolic, &amp; Z. Lukszo (Eds.), </w:t>
      </w:r>
      <w:r w:rsidRPr="005F56C5">
        <w:rPr>
          <w:rFonts w:cs="Arial"/>
          <w:i/>
          <w:iCs/>
        </w:rPr>
        <w:t>Agent-Based Modelling of Socio-Technical Systems</w:t>
      </w:r>
      <w:r w:rsidRPr="005F56C5">
        <w:rPr>
          <w:rFonts w:cs="Arial"/>
        </w:rPr>
        <w:t xml:space="preserve"> (pp. 73–137). Springer Netherlands. Retrieved from http://link.springer.com/chapter/10.1007/978-94-007-4933-7_3</w:t>
      </w:r>
    </w:p>
    <w:p w14:paraId="2D87DF41" w14:textId="77777777" w:rsidR="005F56C5" w:rsidRPr="005F56C5" w:rsidRDefault="005F56C5" w:rsidP="005F56C5">
      <w:pPr>
        <w:pStyle w:val="Bibliography"/>
        <w:spacing w:before="120" w:line="240" w:lineRule="auto"/>
        <w:rPr>
          <w:rFonts w:cs="Arial"/>
        </w:rPr>
      </w:pPr>
      <w:r w:rsidRPr="005F56C5">
        <w:rPr>
          <w:rFonts w:cs="Arial"/>
        </w:rPr>
        <w:t xml:space="preserve">Pérez, F., &amp; Granger, B. E. (2007). IPython: A System for Interactive Scientific Computing. </w:t>
      </w:r>
      <w:r w:rsidRPr="005F56C5">
        <w:rPr>
          <w:rFonts w:cs="Arial"/>
          <w:i/>
          <w:iCs/>
        </w:rPr>
        <w:t>Computing in Science &amp; Engineering</w:t>
      </w:r>
      <w:r w:rsidRPr="005F56C5">
        <w:rPr>
          <w:rFonts w:cs="Arial"/>
        </w:rPr>
        <w:t xml:space="preserve">, </w:t>
      </w:r>
      <w:r w:rsidRPr="005F56C5">
        <w:rPr>
          <w:rFonts w:cs="Arial"/>
          <w:i/>
          <w:iCs/>
        </w:rPr>
        <w:t>9</w:t>
      </w:r>
      <w:r w:rsidRPr="005F56C5">
        <w:rPr>
          <w:rFonts w:cs="Arial"/>
        </w:rPr>
        <w:t>(3), 21–29. https://doi.org/10.1109/MCSE.2007.53</w:t>
      </w:r>
    </w:p>
    <w:p w14:paraId="508C89AB" w14:textId="77777777" w:rsidR="005F56C5" w:rsidRPr="005F56C5" w:rsidRDefault="005F56C5" w:rsidP="005F56C5">
      <w:pPr>
        <w:pStyle w:val="Bibliography"/>
        <w:spacing w:before="120" w:line="240" w:lineRule="auto"/>
        <w:rPr>
          <w:rFonts w:cs="Arial"/>
        </w:rPr>
      </w:pPr>
      <w:r w:rsidRPr="005F56C5">
        <w:rPr>
          <w:rFonts w:cs="Arial"/>
        </w:rPr>
        <w:lastRenderedPageBreak/>
        <w:t xml:space="preserve">Railsback, S., Ayllón, D., Berger, U., Grimm, V., Lytinen, S., Sheppard, C., &amp; Thiele, J. (2017). Improving Execution Speed of Models Implemented in NetLogo. </w:t>
      </w:r>
      <w:r w:rsidRPr="005F56C5">
        <w:rPr>
          <w:rFonts w:cs="Arial"/>
          <w:i/>
          <w:iCs/>
        </w:rPr>
        <w:t>Journal of Artificial Societies and Social Simulation</w:t>
      </w:r>
      <w:r w:rsidRPr="005F56C5">
        <w:rPr>
          <w:rFonts w:cs="Arial"/>
        </w:rPr>
        <w:t xml:space="preserve">, </w:t>
      </w:r>
      <w:r w:rsidRPr="005F56C5">
        <w:rPr>
          <w:rFonts w:cs="Arial"/>
          <w:i/>
          <w:iCs/>
        </w:rPr>
        <w:t>20</w:t>
      </w:r>
      <w:r w:rsidRPr="005F56C5">
        <w:rPr>
          <w:rFonts w:cs="Arial"/>
        </w:rPr>
        <w:t>(1), 3.</w:t>
      </w:r>
    </w:p>
    <w:p w14:paraId="3A8A42C8" w14:textId="77777777" w:rsidR="005F56C5" w:rsidRPr="005F56C5" w:rsidRDefault="005F56C5" w:rsidP="005F56C5">
      <w:pPr>
        <w:pStyle w:val="Bibliography"/>
        <w:spacing w:before="120" w:line="240" w:lineRule="auto"/>
        <w:rPr>
          <w:rFonts w:cs="Arial"/>
        </w:rPr>
      </w:pPr>
      <w:r w:rsidRPr="005F56C5">
        <w:rPr>
          <w:rFonts w:cs="Arial"/>
        </w:rPr>
        <w:t xml:space="preserve">Railsback, S., Lytinen, S., &amp; Jackson, S. (2006). Agent-based Simulation Platforms: Review and Development Recommendations. </w:t>
      </w:r>
      <w:r w:rsidRPr="005F56C5">
        <w:rPr>
          <w:rFonts w:cs="Arial"/>
          <w:i/>
          <w:iCs/>
        </w:rPr>
        <w:t>SIMULATION</w:t>
      </w:r>
      <w:r w:rsidRPr="005F56C5">
        <w:rPr>
          <w:rFonts w:cs="Arial"/>
        </w:rPr>
        <w:t xml:space="preserve">, </w:t>
      </w:r>
      <w:r w:rsidRPr="005F56C5">
        <w:rPr>
          <w:rFonts w:cs="Arial"/>
          <w:i/>
          <w:iCs/>
        </w:rPr>
        <w:t>82</w:t>
      </w:r>
      <w:r w:rsidRPr="005F56C5">
        <w:rPr>
          <w:rFonts w:cs="Arial"/>
        </w:rPr>
        <w:t>(9), 609–623. https://doi.org/10.1177/0037549706073695</w:t>
      </w:r>
    </w:p>
    <w:p w14:paraId="6530CE71" w14:textId="77777777" w:rsidR="005F56C5" w:rsidRPr="005F56C5" w:rsidRDefault="005F56C5" w:rsidP="005F56C5">
      <w:pPr>
        <w:pStyle w:val="Bibliography"/>
        <w:spacing w:before="120" w:line="240" w:lineRule="auto"/>
        <w:rPr>
          <w:rFonts w:cs="Arial"/>
        </w:rPr>
      </w:pPr>
      <w:r w:rsidRPr="005F56C5">
        <w:rPr>
          <w:rFonts w:cs="Arial"/>
        </w:rPr>
        <w:t xml:space="preserve">Saltelli, A., Ratto, M., Andres, T., Campolongo, F., Cariboni, J., Gatelli, D., … Tarantola, S. (2008). </w:t>
      </w:r>
      <w:r w:rsidRPr="005F56C5">
        <w:rPr>
          <w:rFonts w:cs="Arial"/>
          <w:i/>
          <w:iCs/>
        </w:rPr>
        <w:t>Global sensitivity analysis: the primer</w:t>
      </w:r>
      <w:r w:rsidRPr="005F56C5">
        <w:rPr>
          <w:rFonts w:cs="Arial"/>
        </w:rPr>
        <w:t>. John Wiley &amp; Sons.</w:t>
      </w:r>
    </w:p>
    <w:p w14:paraId="1C6CB273" w14:textId="77777777" w:rsidR="005F56C5" w:rsidRPr="005F56C5" w:rsidRDefault="005F56C5" w:rsidP="005F56C5">
      <w:pPr>
        <w:pStyle w:val="Bibliography"/>
        <w:spacing w:before="120" w:line="240" w:lineRule="auto"/>
        <w:rPr>
          <w:rFonts w:cs="Arial"/>
        </w:rPr>
      </w:pPr>
      <w:r w:rsidRPr="005F56C5">
        <w:rPr>
          <w:rFonts w:cs="Arial"/>
        </w:rPr>
        <w:t xml:space="preserve">Schmolke, A., Thorbek, P., DeAngelis, D. L., &amp; Grimm, V. (2010). Ecological models supporting environmental decision making: a strategy for the future. </w:t>
      </w:r>
      <w:r w:rsidRPr="005F56C5">
        <w:rPr>
          <w:rFonts w:cs="Arial"/>
          <w:i/>
          <w:iCs/>
        </w:rPr>
        <w:t>Trends in Ecology &amp; Evolution</w:t>
      </w:r>
      <w:r w:rsidRPr="005F56C5">
        <w:rPr>
          <w:rFonts w:cs="Arial"/>
        </w:rPr>
        <w:t xml:space="preserve">, </w:t>
      </w:r>
      <w:r w:rsidRPr="005F56C5">
        <w:rPr>
          <w:rFonts w:cs="Arial"/>
          <w:i/>
          <w:iCs/>
        </w:rPr>
        <w:t>25</w:t>
      </w:r>
      <w:r w:rsidRPr="005F56C5">
        <w:rPr>
          <w:rFonts w:cs="Arial"/>
        </w:rPr>
        <w:t>(8), 479–486. https://doi.org/10.1016/j.tree.2010.05.001</w:t>
      </w:r>
    </w:p>
    <w:p w14:paraId="1106A0C0" w14:textId="77777777" w:rsidR="005F56C5" w:rsidRPr="005F56C5" w:rsidRDefault="005F56C5" w:rsidP="005F56C5">
      <w:pPr>
        <w:pStyle w:val="Bibliography"/>
        <w:spacing w:before="120" w:line="240" w:lineRule="auto"/>
        <w:rPr>
          <w:rFonts w:cs="Arial"/>
        </w:rPr>
      </w:pPr>
      <w:r w:rsidRPr="005F56C5">
        <w:rPr>
          <w:rFonts w:cs="Arial"/>
        </w:rPr>
        <w:t xml:space="preserve">Sobol, I. M. (1993). Sensitivity estimates for nonlinear mathematical models. </w:t>
      </w:r>
      <w:r w:rsidRPr="005F56C5">
        <w:rPr>
          <w:rFonts w:cs="Arial"/>
          <w:i/>
          <w:iCs/>
        </w:rPr>
        <w:t>Mathematical Modelling and Computational Experiments</w:t>
      </w:r>
      <w:r w:rsidRPr="005F56C5">
        <w:rPr>
          <w:rFonts w:cs="Arial"/>
        </w:rPr>
        <w:t xml:space="preserve">, </w:t>
      </w:r>
      <w:r w:rsidRPr="005F56C5">
        <w:rPr>
          <w:rFonts w:cs="Arial"/>
          <w:i/>
          <w:iCs/>
        </w:rPr>
        <w:t>1</w:t>
      </w:r>
      <w:r w:rsidRPr="005F56C5">
        <w:rPr>
          <w:rFonts w:cs="Arial"/>
        </w:rPr>
        <w:t>(4), 407–414.</w:t>
      </w:r>
    </w:p>
    <w:p w14:paraId="4651975A" w14:textId="77777777" w:rsidR="005F56C5" w:rsidRPr="005F56C5" w:rsidRDefault="005F56C5" w:rsidP="005F56C5">
      <w:pPr>
        <w:pStyle w:val="Bibliography"/>
        <w:spacing w:before="120" w:line="240" w:lineRule="auto"/>
        <w:rPr>
          <w:rFonts w:cs="Arial"/>
        </w:rPr>
      </w:pPr>
      <w:r w:rsidRPr="005F56C5">
        <w:rPr>
          <w:rFonts w:cs="Arial"/>
        </w:rPr>
        <w:t xml:space="preserve">Sobol’, I. M., &amp; Kucherenko, S. (2009). Derivative based global sensitivity measures and their link with global sensitivity indices. </w:t>
      </w:r>
      <w:r w:rsidRPr="005F56C5">
        <w:rPr>
          <w:rFonts w:cs="Arial"/>
          <w:i/>
          <w:iCs/>
        </w:rPr>
        <w:t>Mathematics and Computers in Simulation</w:t>
      </w:r>
      <w:r w:rsidRPr="005F56C5">
        <w:rPr>
          <w:rFonts w:cs="Arial"/>
        </w:rPr>
        <w:t xml:space="preserve">, </w:t>
      </w:r>
      <w:r w:rsidRPr="005F56C5">
        <w:rPr>
          <w:rFonts w:cs="Arial"/>
          <w:i/>
          <w:iCs/>
        </w:rPr>
        <w:t>79</w:t>
      </w:r>
      <w:r w:rsidRPr="005F56C5">
        <w:rPr>
          <w:rFonts w:cs="Arial"/>
        </w:rPr>
        <w:t>(10), 3009–3017. https://doi.org/10.1016/j.matcom.2009.01.023</w:t>
      </w:r>
    </w:p>
    <w:p w14:paraId="43283AFA" w14:textId="77777777" w:rsidR="005F56C5" w:rsidRPr="005F56C5" w:rsidRDefault="005F56C5" w:rsidP="005F56C5">
      <w:pPr>
        <w:pStyle w:val="Bibliography"/>
        <w:spacing w:before="120" w:line="240" w:lineRule="auto"/>
        <w:rPr>
          <w:rFonts w:cs="Arial"/>
        </w:rPr>
      </w:pPr>
      <w:r w:rsidRPr="005F56C5">
        <w:rPr>
          <w:rFonts w:cs="Arial"/>
        </w:rPr>
        <w:t xml:space="preserve">Tesfatsion, L., &amp; Judd, K. L. (2006). Preface. In L. T. and K. L. Judd (Ed.), </w:t>
      </w:r>
      <w:r w:rsidRPr="005F56C5">
        <w:rPr>
          <w:rFonts w:cs="Arial"/>
          <w:i/>
          <w:iCs/>
        </w:rPr>
        <w:t>Handbook of Computational Economics</w:t>
      </w:r>
      <w:r w:rsidRPr="005F56C5">
        <w:rPr>
          <w:rFonts w:cs="Arial"/>
        </w:rPr>
        <w:t xml:space="preserve"> (Vol. 2, pp. xi–xv). Elsevier. Retrieved from http://www.sciencedirect.com/science/article/pii/S1574002105020393</w:t>
      </w:r>
    </w:p>
    <w:p w14:paraId="796B5625" w14:textId="77777777" w:rsidR="005F56C5" w:rsidRPr="005F56C5" w:rsidRDefault="005F56C5" w:rsidP="005F56C5">
      <w:pPr>
        <w:pStyle w:val="Bibliography"/>
        <w:spacing w:before="120" w:line="240" w:lineRule="auto"/>
        <w:rPr>
          <w:rFonts w:cs="Arial"/>
        </w:rPr>
      </w:pPr>
      <w:r w:rsidRPr="005F56C5">
        <w:rPr>
          <w:rFonts w:cs="Arial"/>
        </w:rPr>
        <w:t xml:space="preserve">Thiele, J. C. (2015). </w:t>
      </w:r>
      <w:r w:rsidRPr="005F56C5">
        <w:rPr>
          <w:rFonts w:cs="Arial"/>
          <w:i/>
          <w:iCs/>
        </w:rPr>
        <w:t>Towards Rigorous Agent-Based Modelling</w:t>
      </w:r>
      <w:r w:rsidRPr="005F56C5">
        <w:rPr>
          <w:rFonts w:cs="Arial"/>
        </w:rPr>
        <w:t xml:space="preserve"> (Doctoral dissertation). Georg-August-Universität Göttingen, Göttingen. Retrieved from https://ediss.uni-goettingen.de/handle/11858/00-1735-0000-0023-997B-8</w:t>
      </w:r>
    </w:p>
    <w:p w14:paraId="25D4B4AA" w14:textId="77777777" w:rsidR="005F56C5" w:rsidRPr="005F56C5" w:rsidRDefault="005F56C5" w:rsidP="005F56C5">
      <w:pPr>
        <w:pStyle w:val="Bibliography"/>
        <w:spacing w:before="120" w:line="240" w:lineRule="auto"/>
        <w:rPr>
          <w:rFonts w:cs="Arial"/>
        </w:rPr>
      </w:pPr>
      <w:r w:rsidRPr="005F56C5">
        <w:rPr>
          <w:rFonts w:cs="Arial"/>
        </w:rPr>
        <w:t xml:space="preserve">Thiele, J. C., Kurth, W., &amp; Grimm, V. (2012). Agent-Based Modelling: Tools for Linking NetLogo and r. </w:t>
      </w:r>
      <w:r w:rsidRPr="005F56C5">
        <w:rPr>
          <w:rFonts w:cs="Arial"/>
          <w:i/>
          <w:iCs/>
        </w:rPr>
        <w:t>Journal of Artificial Societies and Social Simulation</w:t>
      </w:r>
      <w:r w:rsidRPr="005F56C5">
        <w:rPr>
          <w:rFonts w:cs="Arial"/>
        </w:rPr>
        <w:t xml:space="preserve">, </w:t>
      </w:r>
      <w:r w:rsidRPr="005F56C5">
        <w:rPr>
          <w:rFonts w:cs="Arial"/>
          <w:i/>
          <w:iCs/>
        </w:rPr>
        <w:t>15</w:t>
      </w:r>
      <w:r w:rsidRPr="005F56C5">
        <w:rPr>
          <w:rFonts w:cs="Arial"/>
        </w:rPr>
        <w:t>(3), 8. https://doi.org/10.18564/jasss.2018</w:t>
      </w:r>
    </w:p>
    <w:p w14:paraId="6C23B4E6" w14:textId="77777777" w:rsidR="005F56C5" w:rsidRPr="005F56C5" w:rsidRDefault="005F56C5" w:rsidP="005F56C5">
      <w:pPr>
        <w:pStyle w:val="Bibliography"/>
        <w:spacing w:before="120" w:line="240" w:lineRule="auto"/>
        <w:rPr>
          <w:rFonts w:cs="Arial"/>
        </w:rPr>
      </w:pPr>
      <w:r w:rsidRPr="005F56C5">
        <w:rPr>
          <w:rFonts w:cs="Arial"/>
        </w:rPr>
        <w:t>TIOBE. (2017). TIOBE Programming Community index. Retrieved from https://www.tiobe.com/tiobe-index/</w:t>
      </w:r>
    </w:p>
    <w:p w14:paraId="30DFBEE9" w14:textId="77777777" w:rsidR="005F56C5" w:rsidRPr="005F56C5" w:rsidRDefault="005F56C5" w:rsidP="005F56C5">
      <w:pPr>
        <w:pStyle w:val="Bibliography"/>
        <w:spacing w:before="120" w:line="240" w:lineRule="auto"/>
        <w:rPr>
          <w:rFonts w:cs="Arial"/>
        </w:rPr>
      </w:pPr>
      <w:r w:rsidRPr="005F56C5">
        <w:rPr>
          <w:rFonts w:cs="Arial"/>
          <w:lang w:val="fr-CA"/>
        </w:rPr>
        <w:t xml:space="preserve">Walt, S. van der, Colbert, S. C., &amp; Varoquaux, G. (2011). </w:t>
      </w:r>
      <w:r w:rsidRPr="005F56C5">
        <w:rPr>
          <w:rFonts w:cs="Arial"/>
        </w:rPr>
        <w:t xml:space="preserve">The NumPy Array: A Structure for Efficient Numerical Computation. </w:t>
      </w:r>
      <w:r w:rsidRPr="005F56C5">
        <w:rPr>
          <w:rFonts w:cs="Arial"/>
          <w:i/>
          <w:iCs/>
        </w:rPr>
        <w:t>Computing in Science Engineering</w:t>
      </w:r>
      <w:r w:rsidRPr="005F56C5">
        <w:rPr>
          <w:rFonts w:cs="Arial"/>
        </w:rPr>
        <w:t xml:space="preserve">, </w:t>
      </w:r>
      <w:r w:rsidRPr="005F56C5">
        <w:rPr>
          <w:rFonts w:cs="Arial"/>
          <w:i/>
          <w:iCs/>
        </w:rPr>
        <w:t>13</w:t>
      </w:r>
      <w:r w:rsidRPr="005F56C5">
        <w:rPr>
          <w:rFonts w:cs="Arial"/>
        </w:rPr>
        <w:t>(2), 22–30. https://doi.org/10.1109/MCSE.2011.37</w:t>
      </w:r>
    </w:p>
    <w:p w14:paraId="12ABC518" w14:textId="77777777" w:rsidR="005F56C5" w:rsidRPr="005F56C5" w:rsidRDefault="005F56C5" w:rsidP="005F56C5">
      <w:pPr>
        <w:pStyle w:val="Bibliography"/>
        <w:spacing w:before="120" w:line="240" w:lineRule="auto"/>
        <w:rPr>
          <w:rFonts w:cs="Arial"/>
        </w:rPr>
      </w:pPr>
      <w:r w:rsidRPr="005F56C5">
        <w:rPr>
          <w:rFonts w:cs="Arial"/>
        </w:rPr>
        <w:t>Wilensky, U. (1999). NetLogo (Version 5.1.0). Center for Connected Learning and Computer-Based Modeling, Northwestern University.</w:t>
      </w:r>
    </w:p>
    <w:p w14:paraId="62B4D207" w14:textId="77777777" w:rsidR="009706E7" w:rsidRPr="00B2704E" w:rsidRDefault="007551F1" w:rsidP="005F56C5">
      <w:pPr>
        <w:spacing w:before="120"/>
        <w:jc w:val="left"/>
        <w:rPr>
          <w:rFonts w:cs="Arial"/>
          <w:lang w:val="en-GB"/>
        </w:rPr>
      </w:pPr>
      <w:r>
        <w:rPr>
          <w:rFonts w:cs="Arial"/>
          <w:lang w:val="en-GB"/>
        </w:rPr>
        <w:fldChar w:fldCharType="end"/>
      </w:r>
    </w:p>
    <w:sectPr w:rsidR="009706E7" w:rsidRPr="00B2704E" w:rsidSect="002941AF">
      <w:headerReference w:type="first" r:id="rId22"/>
      <w:type w:val="continuous"/>
      <w:pgSz w:w="11907" w:h="16840" w:code="9"/>
      <w:pgMar w:top="1418" w:right="1418" w:bottom="1418" w:left="1418" w:header="734" w:footer="734" w:gutter="0"/>
      <w:cols w:space="567"/>
      <w:titlePg/>
      <w:docGrid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an Kwakkel" w:date="2018-01-09T09:28:00Z" w:initials="JHK">
    <w:p w14:paraId="5D96D27B" w14:textId="77777777" w:rsidR="00834A6E" w:rsidRDefault="00834A6E">
      <w:pPr>
        <w:pStyle w:val="CommentText"/>
      </w:pPr>
      <w:r>
        <w:rPr>
          <w:rStyle w:val="CommentReference"/>
        </w:rPr>
        <w:annotationRef/>
      </w:r>
      <w:r>
        <w:t xml:space="preserve">I am considering dropping it from the workbench and make it an optional dependency. It makes my life easier in terms of maintenance. </w:t>
      </w:r>
    </w:p>
  </w:comment>
  <w:comment w:id="5" w:author="Jan Kwakkel" w:date="2018-01-09T09:29:00Z" w:initials="JHK">
    <w:p w14:paraId="7E15913F" w14:textId="77777777" w:rsidR="00834A6E" w:rsidRDefault="00834A6E">
      <w:pPr>
        <w:pStyle w:val="CommentText"/>
      </w:pPr>
      <w:r>
        <w:rPr>
          <w:rStyle w:val="CommentReference"/>
        </w:rPr>
        <w:annotationRef/>
      </w:r>
      <w:proofErr w:type="spellStart"/>
      <w:r>
        <w:t>Jpype</w:t>
      </w:r>
      <w:proofErr w:type="spellEnd"/>
      <w:r>
        <w:t xml:space="preserve"> does not properly shut down a </w:t>
      </w:r>
      <w:proofErr w:type="spellStart"/>
      <w:r>
        <w:t>jvm</w:t>
      </w:r>
      <w:proofErr w:type="spellEnd"/>
      <w:r>
        <w:t>, probably just remove this last statement</w:t>
      </w:r>
    </w:p>
  </w:comment>
  <w:comment w:id="21" w:author="Jan Kwakkel" w:date="2018-01-09T09:38:00Z" w:initials="JHK">
    <w:p w14:paraId="05EB5BF9" w14:textId="7D101265" w:rsidR="00034040" w:rsidRDefault="00034040">
      <w:pPr>
        <w:pStyle w:val="CommentText"/>
      </w:pPr>
      <w:r>
        <w:rPr>
          <w:rStyle w:val="CommentReference"/>
        </w:rPr>
        <w:annotationRef/>
      </w:r>
      <w:r>
        <w:t xml:space="preserve">As a general rule of thumb, function names should be/contain verbs, so here use simulate </w:t>
      </w:r>
      <w:proofErr w:type="gramStart"/>
      <w:r>
        <w:t xml:space="preserve">or  </w:t>
      </w:r>
      <w:proofErr w:type="spellStart"/>
      <w:r>
        <w:t>run</w:t>
      </w:r>
      <w:proofErr w:type="gramEnd"/>
      <w:r>
        <w:t>_simulation</w:t>
      </w:r>
      <w:proofErr w:type="spellEnd"/>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DC2BF2" w14:textId="77777777" w:rsidR="001650B2" w:rsidRDefault="001650B2">
      <w:r>
        <w:separator/>
      </w:r>
    </w:p>
  </w:endnote>
  <w:endnote w:type="continuationSeparator" w:id="0">
    <w:p w14:paraId="7808C87D" w14:textId="77777777" w:rsidR="001650B2" w:rsidRDefault="00165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New York">
    <w:panose1 w:val="00000000000000000000"/>
    <w:charset w:val="4D"/>
    <w:family w:val="roman"/>
    <w:notTrueType/>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Palatino">
    <w:panose1 w:val="00000000000000000000"/>
    <w:charset w:val="00"/>
    <w:family w:val="auto"/>
    <w:pitch w:val="variable"/>
    <w:sig w:usb0="A00002FF" w:usb1="7800205A" w:usb2="14600000" w:usb3="00000000" w:csb0="00000193" w:csb1="00000000"/>
  </w:font>
  <w:font w:name="SimSun">
    <w:altName w:val="宋体"/>
    <w:charset w:val="86"/>
    <w:family w:val="auto"/>
    <w:pitch w:val="variable"/>
    <w:sig w:usb0="00000003" w:usb1="288F0000" w:usb2="00000016" w:usb3="00000000" w:csb0="00040001" w:csb1="00000000"/>
  </w:font>
  <w:font w:name="Consolas">
    <w:panose1 w:val="020B060902020403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3E7E04" w14:textId="77777777" w:rsidR="001650B2" w:rsidRDefault="001650B2">
      <w:r>
        <w:separator/>
      </w:r>
    </w:p>
  </w:footnote>
  <w:footnote w:type="continuationSeparator" w:id="0">
    <w:p w14:paraId="5F3CF4B6" w14:textId="77777777" w:rsidR="001650B2" w:rsidRDefault="001650B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7BD57A" w14:textId="77777777" w:rsidR="00A92D7A" w:rsidRPr="00B41534" w:rsidRDefault="00A92D7A" w:rsidP="00DC6B6F">
    <w:pPr>
      <w:pStyle w:val="Header"/>
      <w:jc w:val="right"/>
      <w:rPr>
        <w:rFonts w:cs="Arial"/>
        <w:i/>
        <w:sz w:val="16"/>
        <w:lang w:val="fr-CA"/>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664E1"/>
    <w:multiLevelType w:val="multilevel"/>
    <w:tmpl w:val="0409001F"/>
    <w:numStyleLink w:val="Style2"/>
  </w:abstractNum>
  <w:abstractNum w:abstractNumId="1">
    <w:nsid w:val="032973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FD5918"/>
    <w:multiLevelType w:val="hybridMultilevel"/>
    <w:tmpl w:val="A68A7A36"/>
    <w:lvl w:ilvl="0" w:tplc="5788915A">
      <w:start w:val="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9175CF6"/>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A3D6B7D"/>
    <w:multiLevelType w:val="hybridMultilevel"/>
    <w:tmpl w:val="FC68CC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F4E458B"/>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35139E8"/>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nsid w:val="24B318B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4C25D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22608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2BC02DB"/>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nsid w:val="34C63E2F"/>
    <w:multiLevelType w:val="multilevel"/>
    <w:tmpl w:val="0409001F"/>
    <w:numStyleLink w:val="Style2"/>
  </w:abstractNum>
  <w:abstractNum w:abstractNumId="12">
    <w:nsid w:val="36BB65D9"/>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6C60D0E"/>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nsid w:val="39E67E4F"/>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nsid w:val="3EE347FF"/>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16">
    <w:nsid w:val="3F7B172E"/>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68224C3"/>
    <w:multiLevelType w:val="hybridMultilevel"/>
    <w:tmpl w:val="A470DA56"/>
    <w:lvl w:ilvl="0" w:tplc="452AB42C">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BF6FD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FCF4B8E"/>
    <w:multiLevelType w:val="hybridMultilevel"/>
    <w:tmpl w:val="0046B6AC"/>
    <w:lvl w:ilvl="0" w:tplc="4476E558">
      <w:start w:val="1"/>
      <w:numFmt w:val="decimal"/>
      <w:lvlText w:val="%1"/>
      <w:lvlJc w:val="left"/>
      <w:pPr>
        <w:ind w:left="931" w:hanging="571"/>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48F7DD8"/>
    <w:multiLevelType w:val="multilevel"/>
    <w:tmpl w:val="0409001F"/>
    <w:numStyleLink w:val="Style2"/>
  </w:abstractNum>
  <w:abstractNum w:abstractNumId="21">
    <w:nsid w:val="64D929B3"/>
    <w:multiLevelType w:val="multilevel"/>
    <w:tmpl w:val="0A76A906"/>
    <w:lvl w:ilvl="0">
      <w:start w:val="4"/>
      <w:numFmt w:val="decimal"/>
      <w:lvlText w:val="%1"/>
      <w:lvlJc w:val="left"/>
      <w:pPr>
        <w:tabs>
          <w:tab w:val="num" w:pos="564"/>
        </w:tabs>
        <w:ind w:left="564" w:hanging="564"/>
      </w:pPr>
      <w:rPr>
        <w:rFonts w:hint="default"/>
      </w:rPr>
    </w:lvl>
    <w:lvl w:ilvl="1">
      <w:start w:val="4"/>
      <w:numFmt w:val="decimal"/>
      <w:lvlText w:val="%1.%2"/>
      <w:lvlJc w:val="left"/>
      <w:pPr>
        <w:tabs>
          <w:tab w:val="num" w:pos="564"/>
        </w:tabs>
        <w:ind w:left="564" w:hanging="56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nsid w:val="68A41FD9"/>
    <w:multiLevelType w:val="singleLevel"/>
    <w:tmpl w:val="F1340586"/>
    <w:lvl w:ilvl="0">
      <w:start w:val="5"/>
      <w:numFmt w:val="decimal"/>
      <w:lvlText w:val="%1."/>
      <w:lvlJc w:val="left"/>
      <w:pPr>
        <w:tabs>
          <w:tab w:val="num" w:pos="564"/>
        </w:tabs>
        <w:ind w:left="564" w:hanging="564"/>
      </w:pPr>
      <w:rPr>
        <w:rFonts w:hint="default"/>
        <w:sz w:val="20"/>
      </w:rPr>
    </w:lvl>
  </w:abstractNum>
  <w:abstractNum w:abstractNumId="23">
    <w:nsid w:val="6ADD67E2"/>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4">
    <w:nsid w:val="6BC122BA"/>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6BE92637"/>
    <w:multiLevelType w:val="multilevel"/>
    <w:tmpl w:val="0409001F"/>
    <w:numStyleLink w:val="Style2"/>
  </w:abstractNum>
  <w:abstractNum w:abstractNumId="26">
    <w:nsid w:val="6D8D02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DC024A7"/>
    <w:multiLevelType w:val="multilevel"/>
    <w:tmpl w:val="0409001F"/>
    <w:numStyleLink w:val="Style2"/>
  </w:abstractNum>
  <w:abstractNum w:abstractNumId="28">
    <w:nsid w:val="764465D5"/>
    <w:multiLevelType w:val="multilevel"/>
    <w:tmpl w:val="0409001F"/>
    <w:styleLink w:val="Style2"/>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AD87308"/>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30">
    <w:nsid w:val="7C2E48E7"/>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FDC6E2E"/>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21"/>
  </w:num>
  <w:num w:numId="2">
    <w:abstractNumId w:val="22"/>
  </w:num>
  <w:num w:numId="3">
    <w:abstractNumId w:val="4"/>
  </w:num>
  <w:num w:numId="4">
    <w:abstractNumId w:val="2"/>
  </w:num>
  <w:num w:numId="5">
    <w:abstractNumId w:val="27"/>
  </w:num>
  <w:num w:numId="6">
    <w:abstractNumId w:val="19"/>
  </w:num>
  <w:num w:numId="7">
    <w:abstractNumId w:val="26"/>
  </w:num>
  <w:num w:numId="8">
    <w:abstractNumId w:val="1"/>
  </w:num>
  <w:num w:numId="9">
    <w:abstractNumId w:val="15"/>
  </w:num>
  <w:num w:numId="10">
    <w:abstractNumId w:val="28"/>
  </w:num>
  <w:num w:numId="11">
    <w:abstractNumId w:val="0"/>
  </w:num>
  <w:num w:numId="12">
    <w:abstractNumId w:val="25"/>
  </w:num>
  <w:num w:numId="13">
    <w:abstractNumId w:val="11"/>
  </w:num>
  <w:num w:numId="14">
    <w:abstractNumId w:val="20"/>
  </w:num>
  <w:num w:numId="15">
    <w:abstractNumId w:val="5"/>
  </w:num>
  <w:num w:numId="16">
    <w:abstractNumId w:val="10"/>
  </w:num>
  <w:num w:numId="17">
    <w:abstractNumId w:val="14"/>
  </w:num>
  <w:num w:numId="18">
    <w:abstractNumId w:val="29"/>
  </w:num>
  <w:num w:numId="19">
    <w:abstractNumId w:val="23"/>
  </w:num>
  <w:num w:numId="20">
    <w:abstractNumId w:val="16"/>
  </w:num>
  <w:num w:numId="21">
    <w:abstractNumId w:val="6"/>
  </w:num>
  <w:num w:numId="22">
    <w:abstractNumId w:val="7"/>
  </w:num>
  <w:num w:numId="23">
    <w:abstractNumId w:val="9"/>
  </w:num>
  <w:num w:numId="24">
    <w:abstractNumId w:val="13"/>
  </w:num>
  <w:num w:numId="25">
    <w:abstractNumId w:val="31"/>
  </w:num>
  <w:num w:numId="26">
    <w:abstractNumId w:val="3"/>
  </w:num>
  <w:num w:numId="27">
    <w:abstractNumId w:val="18"/>
  </w:num>
  <w:num w:numId="28">
    <w:abstractNumId w:val="8"/>
  </w:num>
  <w:num w:numId="29">
    <w:abstractNumId w:val="30"/>
  </w:num>
  <w:num w:numId="30">
    <w:abstractNumId w:val="17"/>
  </w:num>
  <w:num w:numId="31">
    <w:abstractNumId w:val="12"/>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intFractionalCharacterWidth/>
  <w:embedSystemFonts/>
  <w:proofState w:spelling="clean" w:grammar="clean"/>
  <w:trackRevisions/>
  <w:defaultTabStop w:val="567"/>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797B13"/>
    <w:rsid w:val="00010797"/>
    <w:rsid w:val="00014168"/>
    <w:rsid w:val="0001450D"/>
    <w:rsid w:val="0001580D"/>
    <w:rsid w:val="00023833"/>
    <w:rsid w:val="00024CCB"/>
    <w:rsid w:val="00027EAF"/>
    <w:rsid w:val="00032C92"/>
    <w:rsid w:val="00034040"/>
    <w:rsid w:val="00036EF9"/>
    <w:rsid w:val="000379B5"/>
    <w:rsid w:val="00040724"/>
    <w:rsid w:val="00040754"/>
    <w:rsid w:val="00040C25"/>
    <w:rsid w:val="000429D9"/>
    <w:rsid w:val="00042A0F"/>
    <w:rsid w:val="00042E50"/>
    <w:rsid w:val="00043BAF"/>
    <w:rsid w:val="00053F93"/>
    <w:rsid w:val="00056C23"/>
    <w:rsid w:val="0005782F"/>
    <w:rsid w:val="000671F7"/>
    <w:rsid w:val="000675A7"/>
    <w:rsid w:val="00077BF0"/>
    <w:rsid w:val="00080953"/>
    <w:rsid w:val="00081588"/>
    <w:rsid w:val="00083D4F"/>
    <w:rsid w:val="00087E46"/>
    <w:rsid w:val="00092143"/>
    <w:rsid w:val="00092B96"/>
    <w:rsid w:val="000935CB"/>
    <w:rsid w:val="000A1278"/>
    <w:rsid w:val="000A5A48"/>
    <w:rsid w:val="000A7FF7"/>
    <w:rsid w:val="000B198D"/>
    <w:rsid w:val="000B4CFC"/>
    <w:rsid w:val="000B7F80"/>
    <w:rsid w:val="000C4171"/>
    <w:rsid w:val="000C693F"/>
    <w:rsid w:val="000D2CF8"/>
    <w:rsid w:val="000D309B"/>
    <w:rsid w:val="000D4D3B"/>
    <w:rsid w:val="000E02CD"/>
    <w:rsid w:val="000E0DEE"/>
    <w:rsid w:val="000E0DF3"/>
    <w:rsid w:val="000F12B1"/>
    <w:rsid w:val="00102344"/>
    <w:rsid w:val="001033B9"/>
    <w:rsid w:val="00105B67"/>
    <w:rsid w:val="00107080"/>
    <w:rsid w:val="0011008B"/>
    <w:rsid w:val="00113059"/>
    <w:rsid w:val="001135FC"/>
    <w:rsid w:val="00113A48"/>
    <w:rsid w:val="0011578B"/>
    <w:rsid w:val="001210BD"/>
    <w:rsid w:val="00122BE5"/>
    <w:rsid w:val="00124426"/>
    <w:rsid w:val="00126CC9"/>
    <w:rsid w:val="00132175"/>
    <w:rsid w:val="001369EC"/>
    <w:rsid w:val="00140D3D"/>
    <w:rsid w:val="00146C8A"/>
    <w:rsid w:val="00147153"/>
    <w:rsid w:val="00156315"/>
    <w:rsid w:val="00156F47"/>
    <w:rsid w:val="001572EB"/>
    <w:rsid w:val="00161A11"/>
    <w:rsid w:val="001650B2"/>
    <w:rsid w:val="00166369"/>
    <w:rsid w:val="001665AA"/>
    <w:rsid w:val="00167E8F"/>
    <w:rsid w:val="001711A7"/>
    <w:rsid w:val="00172987"/>
    <w:rsid w:val="001740B9"/>
    <w:rsid w:val="00177F03"/>
    <w:rsid w:val="001878BB"/>
    <w:rsid w:val="001902D0"/>
    <w:rsid w:val="00193C4B"/>
    <w:rsid w:val="00197326"/>
    <w:rsid w:val="001A1323"/>
    <w:rsid w:val="001A409C"/>
    <w:rsid w:val="001C026A"/>
    <w:rsid w:val="001C28E4"/>
    <w:rsid w:val="001C4C68"/>
    <w:rsid w:val="001C63FD"/>
    <w:rsid w:val="001C765A"/>
    <w:rsid w:val="001D1869"/>
    <w:rsid w:val="001D1A70"/>
    <w:rsid w:val="001D5B5A"/>
    <w:rsid w:val="001E57EF"/>
    <w:rsid w:val="001F0F0B"/>
    <w:rsid w:val="001F27DF"/>
    <w:rsid w:val="002035DD"/>
    <w:rsid w:val="00214358"/>
    <w:rsid w:val="00214C45"/>
    <w:rsid w:val="00226180"/>
    <w:rsid w:val="00226759"/>
    <w:rsid w:val="0023160E"/>
    <w:rsid w:val="00231D67"/>
    <w:rsid w:val="00232D1A"/>
    <w:rsid w:val="002358CD"/>
    <w:rsid w:val="00235D57"/>
    <w:rsid w:val="0024391A"/>
    <w:rsid w:val="002614DF"/>
    <w:rsid w:val="0026403A"/>
    <w:rsid w:val="002658AE"/>
    <w:rsid w:val="00266D97"/>
    <w:rsid w:val="00267C9B"/>
    <w:rsid w:val="00271123"/>
    <w:rsid w:val="002731D5"/>
    <w:rsid w:val="0027500B"/>
    <w:rsid w:val="00275A13"/>
    <w:rsid w:val="00281440"/>
    <w:rsid w:val="00283F2E"/>
    <w:rsid w:val="002844A8"/>
    <w:rsid w:val="0028588F"/>
    <w:rsid w:val="00286ECD"/>
    <w:rsid w:val="002873F8"/>
    <w:rsid w:val="002929BA"/>
    <w:rsid w:val="002941AF"/>
    <w:rsid w:val="002A00E2"/>
    <w:rsid w:val="002A3334"/>
    <w:rsid w:val="002A524C"/>
    <w:rsid w:val="002A56E5"/>
    <w:rsid w:val="002B2E0C"/>
    <w:rsid w:val="002B6B18"/>
    <w:rsid w:val="002B6D85"/>
    <w:rsid w:val="002C208C"/>
    <w:rsid w:val="002C318B"/>
    <w:rsid w:val="002C3A50"/>
    <w:rsid w:val="002C6700"/>
    <w:rsid w:val="002D3391"/>
    <w:rsid w:val="002D77F2"/>
    <w:rsid w:val="002D78F5"/>
    <w:rsid w:val="002E0979"/>
    <w:rsid w:val="002E0CDF"/>
    <w:rsid w:val="002E54EA"/>
    <w:rsid w:val="002E705C"/>
    <w:rsid w:val="002E71C8"/>
    <w:rsid w:val="002E7233"/>
    <w:rsid w:val="002F0E30"/>
    <w:rsid w:val="002F1CB5"/>
    <w:rsid w:val="002F1E9D"/>
    <w:rsid w:val="003005D0"/>
    <w:rsid w:val="00303F48"/>
    <w:rsid w:val="00306694"/>
    <w:rsid w:val="0031094F"/>
    <w:rsid w:val="00312C85"/>
    <w:rsid w:val="00313D13"/>
    <w:rsid w:val="00315A21"/>
    <w:rsid w:val="00317904"/>
    <w:rsid w:val="00320B5A"/>
    <w:rsid w:val="003224C8"/>
    <w:rsid w:val="00323C71"/>
    <w:rsid w:val="003335F2"/>
    <w:rsid w:val="00335F66"/>
    <w:rsid w:val="0034294B"/>
    <w:rsid w:val="00350E2D"/>
    <w:rsid w:val="003544E2"/>
    <w:rsid w:val="00354ED4"/>
    <w:rsid w:val="00357993"/>
    <w:rsid w:val="00362D7F"/>
    <w:rsid w:val="00364BCB"/>
    <w:rsid w:val="003654DB"/>
    <w:rsid w:val="00367E04"/>
    <w:rsid w:val="00371488"/>
    <w:rsid w:val="0037227C"/>
    <w:rsid w:val="00374EB6"/>
    <w:rsid w:val="00377E31"/>
    <w:rsid w:val="00380B44"/>
    <w:rsid w:val="00385BC5"/>
    <w:rsid w:val="00385F07"/>
    <w:rsid w:val="00390F02"/>
    <w:rsid w:val="00396CAE"/>
    <w:rsid w:val="003A37EB"/>
    <w:rsid w:val="003A53F8"/>
    <w:rsid w:val="003B06FF"/>
    <w:rsid w:val="003B07C5"/>
    <w:rsid w:val="003B1EF8"/>
    <w:rsid w:val="003B5F1F"/>
    <w:rsid w:val="003C04DC"/>
    <w:rsid w:val="003C737B"/>
    <w:rsid w:val="003D2DAC"/>
    <w:rsid w:val="003E23DB"/>
    <w:rsid w:val="003E758E"/>
    <w:rsid w:val="003F413B"/>
    <w:rsid w:val="003F4D57"/>
    <w:rsid w:val="003F69B1"/>
    <w:rsid w:val="00401DF7"/>
    <w:rsid w:val="00404CD8"/>
    <w:rsid w:val="00405838"/>
    <w:rsid w:val="0041231D"/>
    <w:rsid w:val="00422D65"/>
    <w:rsid w:val="004247CF"/>
    <w:rsid w:val="00436A79"/>
    <w:rsid w:val="0044037F"/>
    <w:rsid w:val="00441836"/>
    <w:rsid w:val="004431C3"/>
    <w:rsid w:val="0044685C"/>
    <w:rsid w:val="0045275B"/>
    <w:rsid w:val="0045584E"/>
    <w:rsid w:val="004560DF"/>
    <w:rsid w:val="00457374"/>
    <w:rsid w:val="004577EF"/>
    <w:rsid w:val="004644D0"/>
    <w:rsid w:val="00464BDF"/>
    <w:rsid w:val="00470426"/>
    <w:rsid w:val="004750BE"/>
    <w:rsid w:val="004806F5"/>
    <w:rsid w:val="004836B0"/>
    <w:rsid w:val="00483918"/>
    <w:rsid w:val="00494EFA"/>
    <w:rsid w:val="004A1733"/>
    <w:rsid w:val="004A2CA0"/>
    <w:rsid w:val="004B0C87"/>
    <w:rsid w:val="004B4712"/>
    <w:rsid w:val="004C23F2"/>
    <w:rsid w:val="004C7AAF"/>
    <w:rsid w:val="004D1306"/>
    <w:rsid w:val="004D6278"/>
    <w:rsid w:val="004D7C14"/>
    <w:rsid w:val="004E27B4"/>
    <w:rsid w:val="004E2B61"/>
    <w:rsid w:val="004E310A"/>
    <w:rsid w:val="004E5799"/>
    <w:rsid w:val="004F04F6"/>
    <w:rsid w:val="005000DF"/>
    <w:rsid w:val="005076C2"/>
    <w:rsid w:val="00512FA9"/>
    <w:rsid w:val="00516BD0"/>
    <w:rsid w:val="00520617"/>
    <w:rsid w:val="00522EE7"/>
    <w:rsid w:val="0052531D"/>
    <w:rsid w:val="005343A7"/>
    <w:rsid w:val="0054528C"/>
    <w:rsid w:val="00547A60"/>
    <w:rsid w:val="0055221C"/>
    <w:rsid w:val="00552CA9"/>
    <w:rsid w:val="005648BC"/>
    <w:rsid w:val="00575DB3"/>
    <w:rsid w:val="005762BE"/>
    <w:rsid w:val="00584CD4"/>
    <w:rsid w:val="00585187"/>
    <w:rsid w:val="0058544F"/>
    <w:rsid w:val="00585DE5"/>
    <w:rsid w:val="00586D55"/>
    <w:rsid w:val="0058707A"/>
    <w:rsid w:val="00594543"/>
    <w:rsid w:val="00594676"/>
    <w:rsid w:val="0059511C"/>
    <w:rsid w:val="0059592B"/>
    <w:rsid w:val="00595AAC"/>
    <w:rsid w:val="005A00EB"/>
    <w:rsid w:val="005A343B"/>
    <w:rsid w:val="005A4B62"/>
    <w:rsid w:val="005A5F13"/>
    <w:rsid w:val="005A617D"/>
    <w:rsid w:val="005A7D5D"/>
    <w:rsid w:val="005B082E"/>
    <w:rsid w:val="005B0F60"/>
    <w:rsid w:val="005B4FD6"/>
    <w:rsid w:val="005B57B7"/>
    <w:rsid w:val="005B69EE"/>
    <w:rsid w:val="005C0BBA"/>
    <w:rsid w:val="005C306B"/>
    <w:rsid w:val="005C48BC"/>
    <w:rsid w:val="005C6A1D"/>
    <w:rsid w:val="005D0171"/>
    <w:rsid w:val="005D2711"/>
    <w:rsid w:val="005D3ECA"/>
    <w:rsid w:val="005D4F7D"/>
    <w:rsid w:val="005D6CD7"/>
    <w:rsid w:val="005D7266"/>
    <w:rsid w:val="005E1C9B"/>
    <w:rsid w:val="005E2D8F"/>
    <w:rsid w:val="005E709F"/>
    <w:rsid w:val="005F2A25"/>
    <w:rsid w:val="005F34B5"/>
    <w:rsid w:val="005F551B"/>
    <w:rsid w:val="005F56C5"/>
    <w:rsid w:val="005F5FE3"/>
    <w:rsid w:val="005F603C"/>
    <w:rsid w:val="005F6067"/>
    <w:rsid w:val="00605FBE"/>
    <w:rsid w:val="0061088B"/>
    <w:rsid w:val="0061363B"/>
    <w:rsid w:val="00616F23"/>
    <w:rsid w:val="0062076F"/>
    <w:rsid w:val="00624900"/>
    <w:rsid w:val="0062619C"/>
    <w:rsid w:val="00627B43"/>
    <w:rsid w:val="0063021C"/>
    <w:rsid w:val="006327E9"/>
    <w:rsid w:val="00634833"/>
    <w:rsid w:val="00634B55"/>
    <w:rsid w:val="00650C05"/>
    <w:rsid w:val="006523BC"/>
    <w:rsid w:val="006529D3"/>
    <w:rsid w:val="00653291"/>
    <w:rsid w:val="00653FFB"/>
    <w:rsid w:val="00654C3F"/>
    <w:rsid w:val="006554E8"/>
    <w:rsid w:val="00662E29"/>
    <w:rsid w:val="00665476"/>
    <w:rsid w:val="00672F5D"/>
    <w:rsid w:val="006766B5"/>
    <w:rsid w:val="0067768E"/>
    <w:rsid w:val="0068668B"/>
    <w:rsid w:val="00686BDE"/>
    <w:rsid w:val="00687D85"/>
    <w:rsid w:val="00693D68"/>
    <w:rsid w:val="006953D8"/>
    <w:rsid w:val="006A27B2"/>
    <w:rsid w:val="006A5085"/>
    <w:rsid w:val="006A51A5"/>
    <w:rsid w:val="006B2A9D"/>
    <w:rsid w:val="006B3D70"/>
    <w:rsid w:val="006B770E"/>
    <w:rsid w:val="006C4A2E"/>
    <w:rsid w:val="006C67A3"/>
    <w:rsid w:val="006D3272"/>
    <w:rsid w:val="006D44BB"/>
    <w:rsid w:val="006D6CF8"/>
    <w:rsid w:val="006E3BB0"/>
    <w:rsid w:val="006F3B7A"/>
    <w:rsid w:val="006F3C62"/>
    <w:rsid w:val="006F40CF"/>
    <w:rsid w:val="006F527D"/>
    <w:rsid w:val="006F743C"/>
    <w:rsid w:val="006F779B"/>
    <w:rsid w:val="006F7925"/>
    <w:rsid w:val="00702553"/>
    <w:rsid w:val="007120E8"/>
    <w:rsid w:val="00714CA6"/>
    <w:rsid w:val="00720736"/>
    <w:rsid w:val="007249AC"/>
    <w:rsid w:val="00727231"/>
    <w:rsid w:val="0073205F"/>
    <w:rsid w:val="007341A3"/>
    <w:rsid w:val="00736F32"/>
    <w:rsid w:val="007419E1"/>
    <w:rsid w:val="007451F2"/>
    <w:rsid w:val="00745F42"/>
    <w:rsid w:val="0075405E"/>
    <w:rsid w:val="007551F1"/>
    <w:rsid w:val="00755EF1"/>
    <w:rsid w:val="0076055D"/>
    <w:rsid w:val="00763D08"/>
    <w:rsid w:val="0076430D"/>
    <w:rsid w:val="0076584B"/>
    <w:rsid w:val="00767939"/>
    <w:rsid w:val="00767A23"/>
    <w:rsid w:val="0077164B"/>
    <w:rsid w:val="007723FB"/>
    <w:rsid w:val="007734A0"/>
    <w:rsid w:val="007755C2"/>
    <w:rsid w:val="00776925"/>
    <w:rsid w:val="00777818"/>
    <w:rsid w:val="00781F84"/>
    <w:rsid w:val="00792017"/>
    <w:rsid w:val="00793AFF"/>
    <w:rsid w:val="00797B13"/>
    <w:rsid w:val="007A0D65"/>
    <w:rsid w:val="007A126E"/>
    <w:rsid w:val="007A1B95"/>
    <w:rsid w:val="007A56C8"/>
    <w:rsid w:val="007B2389"/>
    <w:rsid w:val="007B2446"/>
    <w:rsid w:val="007C3843"/>
    <w:rsid w:val="007C5A84"/>
    <w:rsid w:val="007C6618"/>
    <w:rsid w:val="007D6444"/>
    <w:rsid w:val="007D6687"/>
    <w:rsid w:val="007E13C9"/>
    <w:rsid w:val="007E16D5"/>
    <w:rsid w:val="007E4A5C"/>
    <w:rsid w:val="007E72BB"/>
    <w:rsid w:val="007F3B93"/>
    <w:rsid w:val="007F6146"/>
    <w:rsid w:val="007F738D"/>
    <w:rsid w:val="0080101C"/>
    <w:rsid w:val="00801108"/>
    <w:rsid w:val="008051E9"/>
    <w:rsid w:val="00806B0A"/>
    <w:rsid w:val="00814881"/>
    <w:rsid w:val="0081704C"/>
    <w:rsid w:val="00826585"/>
    <w:rsid w:val="008305CB"/>
    <w:rsid w:val="00834A6E"/>
    <w:rsid w:val="008417DD"/>
    <w:rsid w:val="00845C02"/>
    <w:rsid w:val="00847D5F"/>
    <w:rsid w:val="008500C6"/>
    <w:rsid w:val="00851551"/>
    <w:rsid w:val="00852ECF"/>
    <w:rsid w:val="0085373A"/>
    <w:rsid w:val="00854D14"/>
    <w:rsid w:val="00856CD8"/>
    <w:rsid w:val="00865984"/>
    <w:rsid w:val="00866F8F"/>
    <w:rsid w:val="00870912"/>
    <w:rsid w:val="00873337"/>
    <w:rsid w:val="008744BB"/>
    <w:rsid w:val="0087609A"/>
    <w:rsid w:val="00876416"/>
    <w:rsid w:val="00877CBE"/>
    <w:rsid w:val="00880E0B"/>
    <w:rsid w:val="00881CB5"/>
    <w:rsid w:val="00883BA0"/>
    <w:rsid w:val="00884684"/>
    <w:rsid w:val="0088715D"/>
    <w:rsid w:val="008945E5"/>
    <w:rsid w:val="00897E4D"/>
    <w:rsid w:val="008A2EEC"/>
    <w:rsid w:val="008A4098"/>
    <w:rsid w:val="008A5B66"/>
    <w:rsid w:val="008A6DDB"/>
    <w:rsid w:val="008B0C63"/>
    <w:rsid w:val="008B7068"/>
    <w:rsid w:val="008B7984"/>
    <w:rsid w:val="008C417E"/>
    <w:rsid w:val="008C7540"/>
    <w:rsid w:val="008D3898"/>
    <w:rsid w:val="008D7A47"/>
    <w:rsid w:val="008E2B58"/>
    <w:rsid w:val="008E4CF4"/>
    <w:rsid w:val="008E5A1D"/>
    <w:rsid w:val="008E656E"/>
    <w:rsid w:val="008E6727"/>
    <w:rsid w:val="008F1762"/>
    <w:rsid w:val="008F3BAE"/>
    <w:rsid w:val="00903319"/>
    <w:rsid w:val="0091120D"/>
    <w:rsid w:val="009128DF"/>
    <w:rsid w:val="009210D2"/>
    <w:rsid w:val="00923FF0"/>
    <w:rsid w:val="00926A22"/>
    <w:rsid w:val="009300A5"/>
    <w:rsid w:val="00940C29"/>
    <w:rsid w:val="00947D9B"/>
    <w:rsid w:val="009507DA"/>
    <w:rsid w:val="00954757"/>
    <w:rsid w:val="00955A9B"/>
    <w:rsid w:val="00961670"/>
    <w:rsid w:val="009633DB"/>
    <w:rsid w:val="0096353D"/>
    <w:rsid w:val="00963AD3"/>
    <w:rsid w:val="00965928"/>
    <w:rsid w:val="009706E7"/>
    <w:rsid w:val="0097356A"/>
    <w:rsid w:val="00976418"/>
    <w:rsid w:val="00982A28"/>
    <w:rsid w:val="00990360"/>
    <w:rsid w:val="00995431"/>
    <w:rsid w:val="00997400"/>
    <w:rsid w:val="0099769C"/>
    <w:rsid w:val="00997792"/>
    <w:rsid w:val="009A0861"/>
    <w:rsid w:val="009A0B54"/>
    <w:rsid w:val="009A463C"/>
    <w:rsid w:val="009A5897"/>
    <w:rsid w:val="009B2326"/>
    <w:rsid w:val="009C0702"/>
    <w:rsid w:val="009C43A4"/>
    <w:rsid w:val="009C464D"/>
    <w:rsid w:val="009C46A9"/>
    <w:rsid w:val="009C5856"/>
    <w:rsid w:val="009C7621"/>
    <w:rsid w:val="009D0900"/>
    <w:rsid w:val="009D5BB3"/>
    <w:rsid w:val="009E4987"/>
    <w:rsid w:val="009E533B"/>
    <w:rsid w:val="009E7070"/>
    <w:rsid w:val="009E7D77"/>
    <w:rsid w:val="009F3A4B"/>
    <w:rsid w:val="009F4E52"/>
    <w:rsid w:val="009F6A97"/>
    <w:rsid w:val="00A02618"/>
    <w:rsid w:val="00A03131"/>
    <w:rsid w:val="00A0328B"/>
    <w:rsid w:val="00A12A2F"/>
    <w:rsid w:val="00A16163"/>
    <w:rsid w:val="00A20CB7"/>
    <w:rsid w:val="00A46F31"/>
    <w:rsid w:val="00A64560"/>
    <w:rsid w:val="00A66AC3"/>
    <w:rsid w:val="00A91517"/>
    <w:rsid w:val="00A91EC0"/>
    <w:rsid w:val="00A929A8"/>
    <w:rsid w:val="00A92D7A"/>
    <w:rsid w:val="00AA0166"/>
    <w:rsid w:val="00AA383D"/>
    <w:rsid w:val="00AA4582"/>
    <w:rsid w:val="00AA492A"/>
    <w:rsid w:val="00AB4C89"/>
    <w:rsid w:val="00AB7484"/>
    <w:rsid w:val="00AB7B9D"/>
    <w:rsid w:val="00AC2916"/>
    <w:rsid w:val="00AC4F91"/>
    <w:rsid w:val="00AD17C8"/>
    <w:rsid w:val="00AD29AF"/>
    <w:rsid w:val="00AD362F"/>
    <w:rsid w:val="00AD3977"/>
    <w:rsid w:val="00AD567C"/>
    <w:rsid w:val="00AD6DAC"/>
    <w:rsid w:val="00AD715B"/>
    <w:rsid w:val="00AD7325"/>
    <w:rsid w:val="00AE2B01"/>
    <w:rsid w:val="00AE2BF9"/>
    <w:rsid w:val="00AE6A65"/>
    <w:rsid w:val="00AF378E"/>
    <w:rsid w:val="00B11947"/>
    <w:rsid w:val="00B14842"/>
    <w:rsid w:val="00B15F6D"/>
    <w:rsid w:val="00B16FD0"/>
    <w:rsid w:val="00B23E4F"/>
    <w:rsid w:val="00B24702"/>
    <w:rsid w:val="00B26226"/>
    <w:rsid w:val="00B26239"/>
    <w:rsid w:val="00B2704E"/>
    <w:rsid w:val="00B34412"/>
    <w:rsid w:val="00B41534"/>
    <w:rsid w:val="00B43377"/>
    <w:rsid w:val="00B445F9"/>
    <w:rsid w:val="00B50799"/>
    <w:rsid w:val="00B50A67"/>
    <w:rsid w:val="00B57A2C"/>
    <w:rsid w:val="00B63FBB"/>
    <w:rsid w:val="00B65820"/>
    <w:rsid w:val="00B7375D"/>
    <w:rsid w:val="00B75D70"/>
    <w:rsid w:val="00B76C25"/>
    <w:rsid w:val="00B772AB"/>
    <w:rsid w:val="00B814D6"/>
    <w:rsid w:val="00B84A17"/>
    <w:rsid w:val="00B86BF7"/>
    <w:rsid w:val="00BA1343"/>
    <w:rsid w:val="00BB2648"/>
    <w:rsid w:val="00BB281A"/>
    <w:rsid w:val="00BB4EDB"/>
    <w:rsid w:val="00BE2F7B"/>
    <w:rsid w:val="00BE657D"/>
    <w:rsid w:val="00BF009B"/>
    <w:rsid w:val="00BF3DFD"/>
    <w:rsid w:val="00BF571C"/>
    <w:rsid w:val="00C022EE"/>
    <w:rsid w:val="00C02725"/>
    <w:rsid w:val="00C10750"/>
    <w:rsid w:val="00C1527C"/>
    <w:rsid w:val="00C1791F"/>
    <w:rsid w:val="00C216A9"/>
    <w:rsid w:val="00C22280"/>
    <w:rsid w:val="00C23A55"/>
    <w:rsid w:val="00C23E88"/>
    <w:rsid w:val="00C36571"/>
    <w:rsid w:val="00C40B67"/>
    <w:rsid w:val="00C4355F"/>
    <w:rsid w:val="00C50245"/>
    <w:rsid w:val="00C504BD"/>
    <w:rsid w:val="00C509DA"/>
    <w:rsid w:val="00C56B58"/>
    <w:rsid w:val="00C57887"/>
    <w:rsid w:val="00C64114"/>
    <w:rsid w:val="00C6475C"/>
    <w:rsid w:val="00C6510B"/>
    <w:rsid w:val="00C66A37"/>
    <w:rsid w:val="00C701CA"/>
    <w:rsid w:val="00C71083"/>
    <w:rsid w:val="00C73D11"/>
    <w:rsid w:val="00C76745"/>
    <w:rsid w:val="00C7765C"/>
    <w:rsid w:val="00C810A9"/>
    <w:rsid w:val="00C83937"/>
    <w:rsid w:val="00C8458C"/>
    <w:rsid w:val="00C90142"/>
    <w:rsid w:val="00C915FB"/>
    <w:rsid w:val="00C92A3F"/>
    <w:rsid w:val="00C964A9"/>
    <w:rsid w:val="00C96A19"/>
    <w:rsid w:val="00CB15A2"/>
    <w:rsid w:val="00CB6F82"/>
    <w:rsid w:val="00CC1836"/>
    <w:rsid w:val="00CC3D92"/>
    <w:rsid w:val="00CD46A0"/>
    <w:rsid w:val="00CD5298"/>
    <w:rsid w:val="00CE6391"/>
    <w:rsid w:val="00CE670E"/>
    <w:rsid w:val="00CF0F69"/>
    <w:rsid w:val="00CF1846"/>
    <w:rsid w:val="00D03C9F"/>
    <w:rsid w:val="00D117B2"/>
    <w:rsid w:val="00D13DD7"/>
    <w:rsid w:val="00D13F8A"/>
    <w:rsid w:val="00D15EA4"/>
    <w:rsid w:val="00D16111"/>
    <w:rsid w:val="00D20009"/>
    <w:rsid w:val="00D24B10"/>
    <w:rsid w:val="00D32BE9"/>
    <w:rsid w:val="00D32E96"/>
    <w:rsid w:val="00D34AAF"/>
    <w:rsid w:val="00D3608E"/>
    <w:rsid w:val="00D40BA7"/>
    <w:rsid w:val="00D40EC5"/>
    <w:rsid w:val="00D411B2"/>
    <w:rsid w:val="00D43115"/>
    <w:rsid w:val="00D4723D"/>
    <w:rsid w:val="00D47A63"/>
    <w:rsid w:val="00D50E04"/>
    <w:rsid w:val="00D57D70"/>
    <w:rsid w:val="00D64049"/>
    <w:rsid w:val="00D64DE0"/>
    <w:rsid w:val="00D725A6"/>
    <w:rsid w:val="00D748F3"/>
    <w:rsid w:val="00D75410"/>
    <w:rsid w:val="00D77288"/>
    <w:rsid w:val="00D7782F"/>
    <w:rsid w:val="00D81170"/>
    <w:rsid w:val="00D8293C"/>
    <w:rsid w:val="00D83B69"/>
    <w:rsid w:val="00D84E11"/>
    <w:rsid w:val="00D863D6"/>
    <w:rsid w:val="00D93E6F"/>
    <w:rsid w:val="00D94F81"/>
    <w:rsid w:val="00D95CCE"/>
    <w:rsid w:val="00D96788"/>
    <w:rsid w:val="00DA228B"/>
    <w:rsid w:val="00DA365E"/>
    <w:rsid w:val="00DA7084"/>
    <w:rsid w:val="00DB0626"/>
    <w:rsid w:val="00DB08CA"/>
    <w:rsid w:val="00DB0C7A"/>
    <w:rsid w:val="00DB6615"/>
    <w:rsid w:val="00DC0922"/>
    <w:rsid w:val="00DC37E8"/>
    <w:rsid w:val="00DC5C84"/>
    <w:rsid w:val="00DC6B6F"/>
    <w:rsid w:val="00DC6E7B"/>
    <w:rsid w:val="00DD21CA"/>
    <w:rsid w:val="00DD3736"/>
    <w:rsid w:val="00DD51B2"/>
    <w:rsid w:val="00DD5BAE"/>
    <w:rsid w:val="00DD6A13"/>
    <w:rsid w:val="00DE06F2"/>
    <w:rsid w:val="00DE12E9"/>
    <w:rsid w:val="00DE2AD9"/>
    <w:rsid w:val="00DE310B"/>
    <w:rsid w:val="00DE6028"/>
    <w:rsid w:val="00DF7AB9"/>
    <w:rsid w:val="00E061B4"/>
    <w:rsid w:val="00E07F37"/>
    <w:rsid w:val="00E212D7"/>
    <w:rsid w:val="00E37442"/>
    <w:rsid w:val="00E448FC"/>
    <w:rsid w:val="00E50CDB"/>
    <w:rsid w:val="00E50EE2"/>
    <w:rsid w:val="00E5123B"/>
    <w:rsid w:val="00E55745"/>
    <w:rsid w:val="00E5647F"/>
    <w:rsid w:val="00E60257"/>
    <w:rsid w:val="00E614C3"/>
    <w:rsid w:val="00E67818"/>
    <w:rsid w:val="00E67A11"/>
    <w:rsid w:val="00E76879"/>
    <w:rsid w:val="00E80B03"/>
    <w:rsid w:val="00E81DFF"/>
    <w:rsid w:val="00E84232"/>
    <w:rsid w:val="00E85AEC"/>
    <w:rsid w:val="00E87CB1"/>
    <w:rsid w:val="00E92E07"/>
    <w:rsid w:val="00E931D7"/>
    <w:rsid w:val="00E9330A"/>
    <w:rsid w:val="00E9574B"/>
    <w:rsid w:val="00EA283D"/>
    <w:rsid w:val="00EA3C2B"/>
    <w:rsid w:val="00EB2BD5"/>
    <w:rsid w:val="00EB5612"/>
    <w:rsid w:val="00EB6438"/>
    <w:rsid w:val="00EB75DB"/>
    <w:rsid w:val="00EC00AC"/>
    <w:rsid w:val="00EC01A9"/>
    <w:rsid w:val="00EC0215"/>
    <w:rsid w:val="00EC1568"/>
    <w:rsid w:val="00EC2DD2"/>
    <w:rsid w:val="00EC3F17"/>
    <w:rsid w:val="00EC6F78"/>
    <w:rsid w:val="00EC73DB"/>
    <w:rsid w:val="00ED3801"/>
    <w:rsid w:val="00ED7DBB"/>
    <w:rsid w:val="00EE2031"/>
    <w:rsid w:val="00EE32FC"/>
    <w:rsid w:val="00EE3F75"/>
    <w:rsid w:val="00EE5894"/>
    <w:rsid w:val="00EE67FF"/>
    <w:rsid w:val="00EF33F2"/>
    <w:rsid w:val="00EF49FB"/>
    <w:rsid w:val="00EF4B5A"/>
    <w:rsid w:val="00F014D5"/>
    <w:rsid w:val="00F03879"/>
    <w:rsid w:val="00F1055B"/>
    <w:rsid w:val="00F14155"/>
    <w:rsid w:val="00F14170"/>
    <w:rsid w:val="00F14BE6"/>
    <w:rsid w:val="00F14E32"/>
    <w:rsid w:val="00F169B1"/>
    <w:rsid w:val="00F17B60"/>
    <w:rsid w:val="00F2017C"/>
    <w:rsid w:val="00F20617"/>
    <w:rsid w:val="00F20F6C"/>
    <w:rsid w:val="00F215D4"/>
    <w:rsid w:val="00F447D5"/>
    <w:rsid w:val="00F44896"/>
    <w:rsid w:val="00F47047"/>
    <w:rsid w:val="00F47E24"/>
    <w:rsid w:val="00F56E47"/>
    <w:rsid w:val="00F572A2"/>
    <w:rsid w:val="00F6027B"/>
    <w:rsid w:val="00F604D4"/>
    <w:rsid w:val="00F625A0"/>
    <w:rsid w:val="00F63543"/>
    <w:rsid w:val="00F71EB6"/>
    <w:rsid w:val="00F73493"/>
    <w:rsid w:val="00F73E42"/>
    <w:rsid w:val="00F83267"/>
    <w:rsid w:val="00F83B4E"/>
    <w:rsid w:val="00F96C17"/>
    <w:rsid w:val="00F96EDC"/>
    <w:rsid w:val="00FA4DFA"/>
    <w:rsid w:val="00FA6015"/>
    <w:rsid w:val="00FC1FED"/>
    <w:rsid w:val="00FC300F"/>
    <w:rsid w:val="00FC7186"/>
    <w:rsid w:val="00FC7E55"/>
    <w:rsid w:val="00FD5091"/>
    <w:rsid w:val="00FD6E56"/>
    <w:rsid w:val="00FD6F1A"/>
    <w:rsid w:val="00FD7A17"/>
    <w:rsid w:val="00FE2B32"/>
    <w:rsid w:val="00FE34AA"/>
    <w:rsid w:val="00FE472C"/>
    <w:rsid w:val="00FE5B15"/>
    <w:rsid w:val="00FE5E61"/>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1A2D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1C9B"/>
    <w:pPr>
      <w:jc w:val="both"/>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DocumentMap">
    <w:name w:val="Document Map"/>
    <w:basedOn w:val="Normal"/>
    <w:semiHidden/>
    <w:pPr>
      <w:shd w:val="clear" w:color="auto" w:fill="000080"/>
    </w:pPr>
    <w:rPr>
      <w:rFonts w:ascii="Tahoma" w:hAnsi="Tahoma"/>
    </w:rPr>
  </w:style>
  <w:style w:type="paragraph" w:styleId="Title">
    <w:name w:val="Title"/>
    <w:basedOn w:val="Normal"/>
    <w:qFormat/>
    <w:pPr>
      <w:jc w:val="center"/>
      <w:outlineLvl w:val="0"/>
    </w:pPr>
    <w:rPr>
      <w:rFonts w:ascii="Helvetica" w:hAnsi="Helvetica"/>
      <w:sz w:val="32"/>
    </w:rPr>
  </w:style>
  <w:style w:type="paragraph" w:styleId="Header">
    <w:name w:val="header"/>
    <w:basedOn w:val="Normal"/>
    <w:rsid w:val="00242C6A"/>
    <w:pPr>
      <w:tabs>
        <w:tab w:val="center" w:pos="4252"/>
        <w:tab w:val="right" w:pos="8504"/>
      </w:tabs>
    </w:pPr>
  </w:style>
  <w:style w:type="paragraph" w:styleId="Footer">
    <w:name w:val="footer"/>
    <w:basedOn w:val="Normal"/>
    <w:rsid w:val="00242C6A"/>
    <w:pPr>
      <w:tabs>
        <w:tab w:val="center" w:pos="4252"/>
        <w:tab w:val="right" w:pos="8504"/>
      </w:tabs>
    </w:pPr>
  </w:style>
  <w:style w:type="character" w:customStyle="1" w:styleId="fieldlabel">
    <w:name w:val="fieldlabel"/>
    <w:rsid w:val="008945E5"/>
  </w:style>
  <w:style w:type="character" w:customStyle="1" w:styleId="fieldvalue">
    <w:name w:val="fieldvalue"/>
    <w:rsid w:val="008945E5"/>
  </w:style>
  <w:style w:type="character" w:styleId="LineNumber">
    <w:name w:val="line number"/>
    <w:uiPriority w:val="99"/>
    <w:semiHidden/>
    <w:unhideWhenUsed/>
    <w:rsid w:val="009D0900"/>
  </w:style>
  <w:style w:type="paragraph" w:styleId="BalloonText">
    <w:name w:val="Balloon Text"/>
    <w:basedOn w:val="Normal"/>
    <w:link w:val="BalloonTextChar"/>
    <w:uiPriority w:val="99"/>
    <w:semiHidden/>
    <w:unhideWhenUsed/>
    <w:rsid w:val="00AE2BF9"/>
    <w:rPr>
      <w:rFonts w:ascii="Tahoma" w:hAnsi="Tahoma"/>
      <w:sz w:val="16"/>
      <w:szCs w:val="16"/>
    </w:rPr>
  </w:style>
  <w:style w:type="character" w:customStyle="1" w:styleId="BalloonTextChar">
    <w:name w:val="Balloon Text Char"/>
    <w:link w:val="BalloonText"/>
    <w:uiPriority w:val="99"/>
    <w:semiHidden/>
    <w:rsid w:val="00AE2BF9"/>
    <w:rPr>
      <w:rFonts w:ascii="Tahoma" w:hAnsi="Tahoma" w:cs="Tahoma"/>
      <w:sz w:val="16"/>
      <w:szCs w:val="16"/>
      <w:lang w:val="en-US" w:eastAsia="en-US"/>
    </w:rPr>
  </w:style>
  <w:style w:type="table" w:styleId="TableGrid">
    <w:name w:val="Table Grid"/>
    <w:basedOn w:val="TableNormal"/>
    <w:uiPriority w:val="59"/>
    <w:rsid w:val="002929BA"/>
    <w:rPr>
      <w:rFonts w:ascii="Calibri" w:eastAsia="Calibri" w:hAnsi="Calibri"/>
      <w:sz w:val="22"/>
      <w:szCs w:val="22"/>
      <w:lang w:val="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863D6"/>
    <w:pPr>
      <w:ind w:left="720"/>
      <w:contextualSpacing/>
    </w:pPr>
  </w:style>
  <w:style w:type="paragraph" w:styleId="Bibliography">
    <w:name w:val="Bibliography"/>
    <w:basedOn w:val="Normal"/>
    <w:next w:val="Normal"/>
    <w:uiPriority w:val="37"/>
    <w:unhideWhenUsed/>
    <w:rsid w:val="007551F1"/>
    <w:pPr>
      <w:spacing w:line="480" w:lineRule="auto"/>
      <w:ind w:left="720" w:hanging="720"/>
    </w:pPr>
  </w:style>
  <w:style w:type="paragraph" w:styleId="FootnoteText">
    <w:name w:val="footnote text"/>
    <w:basedOn w:val="Normal"/>
    <w:link w:val="FootnoteTextChar"/>
    <w:uiPriority w:val="99"/>
    <w:semiHidden/>
    <w:unhideWhenUsed/>
    <w:rsid w:val="002C208C"/>
  </w:style>
  <w:style w:type="character" w:customStyle="1" w:styleId="FootnoteTextChar">
    <w:name w:val="Footnote Text Char"/>
    <w:link w:val="FootnoteText"/>
    <w:uiPriority w:val="99"/>
    <w:semiHidden/>
    <w:rsid w:val="002C208C"/>
    <w:rPr>
      <w:rFonts w:ascii="Palatino" w:hAnsi="Palatino"/>
    </w:rPr>
  </w:style>
  <w:style w:type="character" w:styleId="FootnoteReference">
    <w:name w:val="footnote reference"/>
    <w:uiPriority w:val="99"/>
    <w:semiHidden/>
    <w:unhideWhenUsed/>
    <w:rsid w:val="002C208C"/>
    <w:rPr>
      <w:vertAlign w:val="superscript"/>
    </w:rPr>
  </w:style>
  <w:style w:type="paragraph" w:styleId="Caption">
    <w:name w:val="caption"/>
    <w:basedOn w:val="Normal"/>
    <w:next w:val="Normal"/>
    <w:link w:val="CaptionChar"/>
    <w:uiPriority w:val="35"/>
    <w:unhideWhenUsed/>
    <w:qFormat/>
    <w:rsid w:val="0075405E"/>
    <w:pPr>
      <w:spacing w:after="200"/>
      <w:jc w:val="center"/>
    </w:pPr>
    <w:rPr>
      <w:iCs/>
      <w:color w:val="000000"/>
      <w:sz w:val="18"/>
      <w:szCs w:val="18"/>
    </w:rPr>
  </w:style>
  <w:style w:type="paragraph" w:customStyle="1" w:styleId="Style1">
    <w:name w:val="Style1"/>
    <w:basedOn w:val="Caption"/>
    <w:link w:val="Style1Char"/>
    <w:qFormat/>
    <w:rsid w:val="00F96C17"/>
    <w:pPr>
      <w:jc w:val="both"/>
    </w:pPr>
  </w:style>
  <w:style w:type="character" w:customStyle="1" w:styleId="CaptionChar">
    <w:name w:val="Caption Char"/>
    <w:link w:val="Caption"/>
    <w:uiPriority w:val="35"/>
    <w:rsid w:val="0075405E"/>
    <w:rPr>
      <w:rFonts w:ascii="Arial" w:hAnsi="Arial"/>
      <w:iCs/>
      <w:color w:val="000000"/>
      <w:sz w:val="18"/>
      <w:szCs w:val="18"/>
    </w:rPr>
  </w:style>
  <w:style w:type="character" w:customStyle="1" w:styleId="Style1Char">
    <w:name w:val="Style1 Char"/>
    <w:link w:val="Style1"/>
    <w:rsid w:val="00F96C17"/>
    <w:rPr>
      <w:rFonts w:ascii="Palatino" w:hAnsi="Palatino"/>
      <w:i w:val="0"/>
      <w:iCs/>
      <w:color w:val="1F497D"/>
      <w:sz w:val="18"/>
      <w:szCs w:val="18"/>
    </w:rPr>
  </w:style>
  <w:style w:type="numbering" w:customStyle="1" w:styleId="Style2">
    <w:name w:val="Style2"/>
    <w:uiPriority w:val="99"/>
    <w:rsid w:val="004247CF"/>
    <w:pPr>
      <w:numPr>
        <w:numId w:val="10"/>
      </w:numPr>
    </w:pPr>
  </w:style>
  <w:style w:type="paragraph" w:customStyle="1" w:styleId="Els-acknowledgement">
    <w:name w:val="Els-acknowledgement"/>
    <w:next w:val="Normal"/>
    <w:rsid w:val="005E1C9B"/>
    <w:pPr>
      <w:keepNext/>
      <w:spacing w:before="480" w:after="240" w:line="220" w:lineRule="exact"/>
    </w:pPr>
    <w:rPr>
      <w:rFonts w:ascii="Times New Roman" w:eastAsia="SimSun" w:hAnsi="Times New Roman"/>
      <w:b/>
    </w:rPr>
  </w:style>
  <w:style w:type="character" w:styleId="CommentReference">
    <w:name w:val="annotation reference"/>
    <w:uiPriority w:val="99"/>
    <w:semiHidden/>
    <w:unhideWhenUsed/>
    <w:rsid w:val="001F27DF"/>
    <w:rPr>
      <w:sz w:val="16"/>
      <w:szCs w:val="16"/>
    </w:rPr>
  </w:style>
  <w:style w:type="paragraph" w:styleId="CommentText">
    <w:name w:val="annotation text"/>
    <w:basedOn w:val="Normal"/>
    <w:link w:val="CommentTextChar"/>
    <w:uiPriority w:val="99"/>
    <w:semiHidden/>
    <w:unhideWhenUsed/>
    <w:rsid w:val="001F27DF"/>
  </w:style>
  <w:style w:type="character" w:customStyle="1" w:styleId="CommentTextChar">
    <w:name w:val="Comment Text Char"/>
    <w:link w:val="CommentText"/>
    <w:uiPriority w:val="99"/>
    <w:semiHidden/>
    <w:rsid w:val="001F27DF"/>
    <w:rPr>
      <w:rFonts w:ascii="Arial" w:hAnsi="Arial"/>
    </w:rPr>
  </w:style>
  <w:style w:type="paragraph" w:styleId="CommentSubject">
    <w:name w:val="annotation subject"/>
    <w:basedOn w:val="CommentText"/>
    <w:next w:val="CommentText"/>
    <w:link w:val="CommentSubjectChar"/>
    <w:uiPriority w:val="99"/>
    <w:semiHidden/>
    <w:unhideWhenUsed/>
    <w:rsid w:val="001F27DF"/>
    <w:rPr>
      <w:b/>
      <w:bCs/>
    </w:rPr>
  </w:style>
  <w:style w:type="character" w:customStyle="1" w:styleId="CommentSubjectChar">
    <w:name w:val="Comment Subject Char"/>
    <w:link w:val="CommentSubject"/>
    <w:uiPriority w:val="99"/>
    <w:semiHidden/>
    <w:rsid w:val="001F27DF"/>
    <w:rPr>
      <w:rFonts w:ascii="Arial" w:hAnsi="Arial"/>
      <w:b/>
      <w:bCs/>
    </w:rPr>
  </w:style>
  <w:style w:type="character" w:styleId="EndnoteReference">
    <w:name w:val="endnote reference"/>
    <w:uiPriority w:val="99"/>
    <w:semiHidden/>
    <w:unhideWhenUsed/>
    <w:rsid w:val="00B57A2C"/>
    <w:rPr>
      <w:vertAlign w:val="superscript"/>
    </w:rPr>
  </w:style>
  <w:style w:type="character" w:customStyle="1" w:styleId="UnresolvedMention1">
    <w:name w:val="Unresolved Mention1"/>
    <w:uiPriority w:val="99"/>
    <w:semiHidden/>
    <w:unhideWhenUsed/>
    <w:rsid w:val="008C7540"/>
    <w:rPr>
      <w:color w:val="808080"/>
      <w:shd w:val="clear" w:color="auto" w:fill="E6E6E6"/>
    </w:rPr>
  </w:style>
  <w:style w:type="paragraph" w:customStyle="1" w:styleId="Code">
    <w:name w:val="Code"/>
    <w:basedOn w:val="Normal"/>
    <w:qFormat/>
    <w:rsid w:val="00616F23"/>
    <w:pPr>
      <w:ind w:firstLine="567"/>
    </w:pPr>
    <w:rPr>
      <w:rFonts w:ascii="Consolas" w:hAnsi="Consolas" w:cs="Arial"/>
      <w:sz w:val="18"/>
      <w:szCs w:val="16"/>
    </w:rPr>
  </w:style>
  <w:style w:type="character" w:customStyle="1" w:styleId="UnresolvedMention">
    <w:name w:val="Unresolved Mention"/>
    <w:uiPriority w:val="99"/>
    <w:semiHidden/>
    <w:unhideWhenUsed/>
    <w:rsid w:val="008305CB"/>
    <w:rPr>
      <w:color w:val="808080"/>
      <w:shd w:val="clear" w:color="auto" w:fill="E6E6E6"/>
    </w:rPr>
  </w:style>
  <w:style w:type="character" w:styleId="FollowedHyperlink">
    <w:name w:val="FollowedHyperlink"/>
    <w:basedOn w:val="DefaultParagraphFont"/>
    <w:uiPriority w:val="99"/>
    <w:semiHidden/>
    <w:unhideWhenUsed/>
    <w:rsid w:val="00F215D4"/>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1C9B"/>
    <w:pPr>
      <w:jc w:val="both"/>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DocumentMap">
    <w:name w:val="Document Map"/>
    <w:basedOn w:val="Normal"/>
    <w:semiHidden/>
    <w:pPr>
      <w:shd w:val="clear" w:color="auto" w:fill="000080"/>
    </w:pPr>
    <w:rPr>
      <w:rFonts w:ascii="Tahoma" w:hAnsi="Tahoma"/>
    </w:rPr>
  </w:style>
  <w:style w:type="paragraph" w:styleId="Title">
    <w:name w:val="Title"/>
    <w:basedOn w:val="Normal"/>
    <w:qFormat/>
    <w:pPr>
      <w:jc w:val="center"/>
      <w:outlineLvl w:val="0"/>
    </w:pPr>
    <w:rPr>
      <w:rFonts w:ascii="Helvetica" w:hAnsi="Helvetica"/>
      <w:sz w:val="32"/>
    </w:rPr>
  </w:style>
  <w:style w:type="paragraph" w:styleId="Header">
    <w:name w:val="header"/>
    <w:basedOn w:val="Normal"/>
    <w:rsid w:val="00242C6A"/>
    <w:pPr>
      <w:tabs>
        <w:tab w:val="center" w:pos="4252"/>
        <w:tab w:val="right" w:pos="8504"/>
      </w:tabs>
    </w:pPr>
  </w:style>
  <w:style w:type="paragraph" w:styleId="Footer">
    <w:name w:val="footer"/>
    <w:basedOn w:val="Normal"/>
    <w:rsid w:val="00242C6A"/>
    <w:pPr>
      <w:tabs>
        <w:tab w:val="center" w:pos="4252"/>
        <w:tab w:val="right" w:pos="8504"/>
      </w:tabs>
    </w:pPr>
  </w:style>
  <w:style w:type="character" w:customStyle="1" w:styleId="fieldlabel">
    <w:name w:val="fieldlabel"/>
    <w:rsid w:val="008945E5"/>
  </w:style>
  <w:style w:type="character" w:customStyle="1" w:styleId="fieldvalue">
    <w:name w:val="fieldvalue"/>
    <w:rsid w:val="008945E5"/>
  </w:style>
  <w:style w:type="character" w:styleId="LineNumber">
    <w:name w:val="line number"/>
    <w:uiPriority w:val="99"/>
    <w:semiHidden/>
    <w:unhideWhenUsed/>
    <w:rsid w:val="009D0900"/>
  </w:style>
  <w:style w:type="paragraph" w:styleId="BalloonText">
    <w:name w:val="Balloon Text"/>
    <w:basedOn w:val="Normal"/>
    <w:link w:val="BalloonTextChar"/>
    <w:uiPriority w:val="99"/>
    <w:semiHidden/>
    <w:unhideWhenUsed/>
    <w:rsid w:val="00AE2BF9"/>
    <w:rPr>
      <w:rFonts w:ascii="Tahoma" w:hAnsi="Tahoma"/>
      <w:sz w:val="16"/>
      <w:szCs w:val="16"/>
    </w:rPr>
  </w:style>
  <w:style w:type="character" w:customStyle="1" w:styleId="BalloonTextChar">
    <w:name w:val="Balloon Text Char"/>
    <w:link w:val="BalloonText"/>
    <w:uiPriority w:val="99"/>
    <w:semiHidden/>
    <w:rsid w:val="00AE2BF9"/>
    <w:rPr>
      <w:rFonts w:ascii="Tahoma" w:hAnsi="Tahoma" w:cs="Tahoma"/>
      <w:sz w:val="16"/>
      <w:szCs w:val="16"/>
      <w:lang w:val="en-US" w:eastAsia="en-US"/>
    </w:rPr>
  </w:style>
  <w:style w:type="table" w:styleId="TableGrid">
    <w:name w:val="Table Grid"/>
    <w:basedOn w:val="TableNormal"/>
    <w:uiPriority w:val="59"/>
    <w:rsid w:val="002929BA"/>
    <w:rPr>
      <w:rFonts w:ascii="Calibri" w:eastAsia="Calibri" w:hAnsi="Calibri"/>
      <w:sz w:val="22"/>
      <w:szCs w:val="22"/>
      <w:lang w:val="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863D6"/>
    <w:pPr>
      <w:ind w:left="720"/>
      <w:contextualSpacing/>
    </w:pPr>
  </w:style>
  <w:style w:type="paragraph" w:styleId="Bibliography">
    <w:name w:val="Bibliography"/>
    <w:basedOn w:val="Normal"/>
    <w:next w:val="Normal"/>
    <w:uiPriority w:val="37"/>
    <w:unhideWhenUsed/>
    <w:rsid w:val="007551F1"/>
    <w:pPr>
      <w:spacing w:line="480" w:lineRule="auto"/>
      <w:ind w:left="720" w:hanging="720"/>
    </w:pPr>
  </w:style>
  <w:style w:type="paragraph" w:styleId="FootnoteText">
    <w:name w:val="footnote text"/>
    <w:basedOn w:val="Normal"/>
    <w:link w:val="FootnoteTextChar"/>
    <w:uiPriority w:val="99"/>
    <w:semiHidden/>
    <w:unhideWhenUsed/>
    <w:rsid w:val="002C208C"/>
  </w:style>
  <w:style w:type="character" w:customStyle="1" w:styleId="FootnoteTextChar">
    <w:name w:val="Footnote Text Char"/>
    <w:link w:val="FootnoteText"/>
    <w:uiPriority w:val="99"/>
    <w:semiHidden/>
    <w:rsid w:val="002C208C"/>
    <w:rPr>
      <w:rFonts w:ascii="Palatino" w:hAnsi="Palatino"/>
    </w:rPr>
  </w:style>
  <w:style w:type="character" w:styleId="FootnoteReference">
    <w:name w:val="footnote reference"/>
    <w:uiPriority w:val="99"/>
    <w:semiHidden/>
    <w:unhideWhenUsed/>
    <w:rsid w:val="002C208C"/>
    <w:rPr>
      <w:vertAlign w:val="superscript"/>
    </w:rPr>
  </w:style>
  <w:style w:type="paragraph" w:styleId="Caption">
    <w:name w:val="caption"/>
    <w:basedOn w:val="Normal"/>
    <w:next w:val="Normal"/>
    <w:link w:val="CaptionChar"/>
    <w:uiPriority w:val="35"/>
    <w:unhideWhenUsed/>
    <w:qFormat/>
    <w:rsid w:val="0075405E"/>
    <w:pPr>
      <w:spacing w:after="200"/>
      <w:jc w:val="center"/>
    </w:pPr>
    <w:rPr>
      <w:iCs/>
      <w:color w:val="000000"/>
      <w:sz w:val="18"/>
      <w:szCs w:val="18"/>
    </w:rPr>
  </w:style>
  <w:style w:type="paragraph" w:customStyle="1" w:styleId="Style1">
    <w:name w:val="Style1"/>
    <w:basedOn w:val="Caption"/>
    <w:link w:val="Style1Char"/>
    <w:qFormat/>
    <w:rsid w:val="00F96C17"/>
    <w:pPr>
      <w:jc w:val="both"/>
    </w:pPr>
  </w:style>
  <w:style w:type="character" w:customStyle="1" w:styleId="CaptionChar">
    <w:name w:val="Caption Char"/>
    <w:link w:val="Caption"/>
    <w:uiPriority w:val="35"/>
    <w:rsid w:val="0075405E"/>
    <w:rPr>
      <w:rFonts w:ascii="Arial" w:hAnsi="Arial"/>
      <w:iCs/>
      <w:color w:val="000000"/>
      <w:sz w:val="18"/>
      <w:szCs w:val="18"/>
    </w:rPr>
  </w:style>
  <w:style w:type="character" w:customStyle="1" w:styleId="Style1Char">
    <w:name w:val="Style1 Char"/>
    <w:link w:val="Style1"/>
    <w:rsid w:val="00F96C17"/>
    <w:rPr>
      <w:rFonts w:ascii="Palatino" w:hAnsi="Palatino"/>
      <w:i w:val="0"/>
      <w:iCs/>
      <w:color w:val="1F497D"/>
      <w:sz w:val="18"/>
      <w:szCs w:val="18"/>
    </w:rPr>
  </w:style>
  <w:style w:type="numbering" w:customStyle="1" w:styleId="Style2">
    <w:name w:val="Style2"/>
    <w:uiPriority w:val="99"/>
    <w:rsid w:val="004247CF"/>
    <w:pPr>
      <w:numPr>
        <w:numId w:val="10"/>
      </w:numPr>
    </w:pPr>
  </w:style>
  <w:style w:type="paragraph" w:customStyle="1" w:styleId="Els-acknowledgement">
    <w:name w:val="Els-acknowledgement"/>
    <w:next w:val="Normal"/>
    <w:rsid w:val="005E1C9B"/>
    <w:pPr>
      <w:keepNext/>
      <w:spacing w:before="480" w:after="240" w:line="220" w:lineRule="exact"/>
    </w:pPr>
    <w:rPr>
      <w:rFonts w:ascii="Times New Roman" w:eastAsia="SimSun" w:hAnsi="Times New Roman"/>
      <w:b/>
    </w:rPr>
  </w:style>
  <w:style w:type="character" w:styleId="CommentReference">
    <w:name w:val="annotation reference"/>
    <w:uiPriority w:val="99"/>
    <w:semiHidden/>
    <w:unhideWhenUsed/>
    <w:rsid w:val="001F27DF"/>
    <w:rPr>
      <w:sz w:val="16"/>
      <w:szCs w:val="16"/>
    </w:rPr>
  </w:style>
  <w:style w:type="paragraph" w:styleId="CommentText">
    <w:name w:val="annotation text"/>
    <w:basedOn w:val="Normal"/>
    <w:link w:val="CommentTextChar"/>
    <w:uiPriority w:val="99"/>
    <w:semiHidden/>
    <w:unhideWhenUsed/>
    <w:rsid w:val="001F27DF"/>
  </w:style>
  <w:style w:type="character" w:customStyle="1" w:styleId="CommentTextChar">
    <w:name w:val="Comment Text Char"/>
    <w:link w:val="CommentText"/>
    <w:uiPriority w:val="99"/>
    <w:semiHidden/>
    <w:rsid w:val="001F27DF"/>
    <w:rPr>
      <w:rFonts w:ascii="Arial" w:hAnsi="Arial"/>
    </w:rPr>
  </w:style>
  <w:style w:type="paragraph" w:styleId="CommentSubject">
    <w:name w:val="annotation subject"/>
    <w:basedOn w:val="CommentText"/>
    <w:next w:val="CommentText"/>
    <w:link w:val="CommentSubjectChar"/>
    <w:uiPriority w:val="99"/>
    <w:semiHidden/>
    <w:unhideWhenUsed/>
    <w:rsid w:val="001F27DF"/>
    <w:rPr>
      <w:b/>
      <w:bCs/>
    </w:rPr>
  </w:style>
  <w:style w:type="character" w:customStyle="1" w:styleId="CommentSubjectChar">
    <w:name w:val="Comment Subject Char"/>
    <w:link w:val="CommentSubject"/>
    <w:uiPriority w:val="99"/>
    <w:semiHidden/>
    <w:rsid w:val="001F27DF"/>
    <w:rPr>
      <w:rFonts w:ascii="Arial" w:hAnsi="Arial"/>
      <w:b/>
      <w:bCs/>
    </w:rPr>
  </w:style>
  <w:style w:type="character" w:styleId="EndnoteReference">
    <w:name w:val="endnote reference"/>
    <w:uiPriority w:val="99"/>
    <w:semiHidden/>
    <w:unhideWhenUsed/>
    <w:rsid w:val="00B57A2C"/>
    <w:rPr>
      <w:vertAlign w:val="superscript"/>
    </w:rPr>
  </w:style>
  <w:style w:type="character" w:customStyle="1" w:styleId="UnresolvedMention1">
    <w:name w:val="Unresolved Mention1"/>
    <w:uiPriority w:val="99"/>
    <w:semiHidden/>
    <w:unhideWhenUsed/>
    <w:rsid w:val="008C7540"/>
    <w:rPr>
      <w:color w:val="808080"/>
      <w:shd w:val="clear" w:color="auto" w:fill="E6E6E6"/>
    </w:rPr>
  </w:style>
  <w:style w:type="paragraph" w:customStyle="1" w:styleId="Code">
    <w:name w:val="Code"/>
    <w:basedOn w:val="Normal"/>
    <w:qFormat/>
    <w:rsid w:val="00616F23"/>
    <w:pPr>
      <w:ind w:firstLine="567"/>
    </w:pPr>
    <w:rPr>
      <w:rFonts w:ascii="Consolas" w:hAnsi="Consolas" w:cs="Arial"/>
      <w:sz w:val="18"/>
      <w:szCs w:val="16"/>
    </w:rPr>
  </w:style>
  <w:style w:type="character" w:customStyle="1" w:styleId="UnresolvedMention">
    <w:name w:val="Unresolved Mention"/>
    <w:uiPriority w:val="99"/>
    <w:semiHidden/>
    <w:unhideWhenUsed/>
    <w:rsid w:val="008305CB"/>
    <w:rPr>
      <w:color w:val="808080"/>
      <w:shd w:val="clear" w:color="auto" w:fill="E6E6E6"/>
    </w:rPr>
  </w:style>
  <w:style w:type="character" w:styleId="FollowedHyperlink">
    <w:name w:val="FollowedHyperlink"/>
    <w:basedOn w:val="DefaultParagraphFont"/>
    <w:uiPriority w:val="99"/>
    <w:semiHidden/>
    <w:unhideWhenUsed/>
    <w:rsid w:val="00F215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quaquel/pyNetLogo"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pynetlogo.readthedocs.io" TargetMode="External"/><Relationship Id="rId11" Type="http://schemas.openxmlformats.org/officeDocument/2006/relationships/comments" Target="comments.xml"/><Relationship Id="rId12" Type="http://schemas.openxmlformats.org/officeDocument/2006/relationships/image" Target="media/image1.png"/><Relationship Id="rId13" Type="http://schemas.openxmlformats.org/officeDocument/2006/relationships/hyperlink" Target="http://pynetlogo.readthedocs.io"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587AD4-CEF4-D84C-A852-0597B4B6C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12914</Words>
  <Characters>73612</Characters>
  <Application>Microsoft Macintosh Word</Application>
  <DocSecurity>0</DocSecurity>
  <Lines>613</Lines>
  <Paragraphs>172</Paragraphs>
  <ScaleCrop>false</ScaleCrop>
  <HeadingPairs>
    <vt:vector size="10" baseType="variant">
      <vt:variant>
        <vt:lpstr>Title</vt:lpstr>
      </vt:variant>
      <vt:variant>
        <vt:i4>1</vt:i4>
      </vt:variant>
      <vt:variant>
        <vt:lpstr>Titre</vt:lpstr>
      </vt:variant>
      <vt:variant>
        <vt:i4>1</vt:i4>
      </vt:variant>
      <vt:variant>
        <vt:lpstr>Název</vt:lpstr>
      </vt:variant>
      <vt:variant>
        <vt:i4>1</vt:i4>
      </vt:variant>
      <vt:variant>
        <vt:lpstr>Titel</vt:lpstr>
      </vt:variant>
      <vt:variant>
        <vt:i4>1</vt:i4>
      </vt:variant>
      <vt:variant>
        <vt:lpstr>Título</vt:lpstr>
      </vt:variant>
      <vt:variant>
        <vt:i4>1</vt:i4>
      </vt:variant>
    </vt:vector>
  </HeadingPairs>
  <TitlesOfParts>
    <vt:vector size="5" baseType="lpstr">
      <vt:lpstr/>
      <vt:lpstr>Paper details</vt:lpstr>
      <vt:lpstr>Paper details</vt:lpstr>
      <vt:lpstr>Paper details</vt:lpstr>
      <vt:lpstr>Paper details</vt:lpstr>
    </vt:vector>
  </TitlesOfParts>
  <Manager/>
  <Company/>
  <LinksUpToDate>false</LinksUpToDate>
  <CharactersWithSpaces>86354</CharactersWithSpaces>
  <SharedDoc>false</SharedDoc>
  <HyperlinkBase/>
  <HLinks>
    <vt:vector size="12" baseType="variant">
      <vt:variant>
        <vt:i4>1638431</vt:i4>
      </vt:variant>
      <vt:variant>
        <vt:i4>60</vt:i4>
      </vt:variant>
      <vt:variant>
        <vt:i4>0</vt:i4>
      </vt:variant>
      <vt:variant>
        <vt:i4>5</vt:i4>
      </vt:variant>
      <vt:variant>
        <vt:lpwstr>http://pynetlogo.readthedocs.io/</vt:lpwstr>
      </vt:variant>
      <vt:variant>
        <vt:lpwstr/>
      </vt:variant>
      <vt:variant>
        <vt:i4>2031633</vt:i4>
      </vt:variant>
      <vt:variant>
        <vt:i4>57</vt:i4>
      </vt:variant>
      <vt:variant>
        <vt:i4>0</vt:i4>
      </vt:variant>
      <vt:variant>
        <vt:i4>5</vt:i4>
      </vt:variant>
      <vt:variant>
        <vt:lpwstr>https://github.com/quaquel/pyNetLogo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Jaxa</dc:creator>
  <cp:keywords/>
  <cp:lastModifiedBy>Jan Kwakkel</cp:lastModifiedBy>
  <cp:revision>5</cp:revision>
  <cp:lastPrinted>2017-06-22T16:50:00Z</cp:lastPrinted>
  <dcterms:created xsi:type="dcterms:W3CDTF">2018-01-08T17:06:00Z</dcterms:created>
  <dcterms:modified xsi:type="dcterms:W3CDTF">2018-01-09T08:41:00Z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id="HJt5TGbW"/&gt;&lt;style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